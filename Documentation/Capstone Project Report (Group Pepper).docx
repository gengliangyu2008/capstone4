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3871EFBF" w:rsidR="009303D9" w:rsidRPr="008B6524" w:rsidRDefault="004A10E1" w:rsidP="008B6524">
      <w:pPr>
        <w:pStyle w:val="papertitle"/>
        <w:spacing w:before="100" w:beforeAutospacing="1" w:after="100" w:afterAutospacing="1"/>
        <w:rPr>
          <w:kern w:val="48"/>
        </w:rPr>
      </w:pPr>
      <w:r>
        <w:rPr>
          <w:kern w:val="48"/>
        </w:rPr>
        <w:t>Access Control</w:t>
      </w:r>
      <w:r w:rsidR="003D5F29">
        <w:rPr>
          <w:kern w:val="48"/>
        </w:rPr>
        <w:t xml:space="preserve"> Using Deep Learning</w:t>
      </w:r>
    </w:p>
    <w:p w14:paraId="3F07F195" w14:textId="77777777" w:rsidR="00D7522C" w:rsidRDefault="00D7522C" w:rsidP="003B4E04">
      <w:pPr>
        <w:pStyle w:val="Author"/>
        <w:spacing w:before="100" w:beforeAutospacing="1" w:after="100" w:afterAutospacing="1" w:line="120" w:lineRule="auto"/>
        <w:rPr>
          <w:sz w:val="16"/>
          <w:szCs w:val="16"/>
        </w:rPr>
      </w:pP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11011B80" w14:textId="77777777" w:rsidR="001A3B3D" w:rsidRPr="00F847A6" w:rsidRDefault="000C63D9" w:rsidP="007B6DDA">
      <w:pPr>
        <w:pStyle w:val="Author"/>
        <w:spacing w:before="100" w:beforeAutospacing="1"/>
        <w:rPr>
          <w:sz w:val="18"/>
          <w:szCs w:val="18"/>
        </w:rPr>
      </w:pPr>
      <w:r>
        <w:rPr>
          <w:sz w:val="18"/>
          <w:szCs w:val="18"/>
        </w:rPr>
        <w:t>Tan Chin Gee</w:t>
      </w:r>
      <w:r w:rsidR="00447BB9">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 xml:space="preserve">e0384927@u.nus.edu </w:t>
      </w:r>
      <w:r w:rsidR="00BD670B">
        <w:rPr>
          <w:sz w:val="18"/>
          <w:szCs w:val="18"/>
        </w:rPr>
        <w:br w:type="column"/>
      </w:r>
      <w:r>
        <w:rPr>
          <w:sz w:val="18"/>
          <w:szCs w:val="18"/>
        </w:rPr>
        <w:t>Ong Boon Ping</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e0384803@u.nus.edu</w:t>
      </w:r>
    </w:p>
    <w:p w14:paraId="7288B77E" w14:textId="72D70ACC" w:rsidR="00BF7A65" w:rsidRDefault="00555DB9" w:rsidP="00447BB9">
      <w:pPr>
        <w:pStyle w:val="Author"/>
        <w:spacing w:before="100" w:beforeAutospacing="1"/>
        <w:rPr>
          <w:sz w:val="18"/>
          <w:szCs w:val="18"/>
        </w:rPr>
      </w:pPr>
      <w:r>
        <w:rPr>
          <w:sz w:val="18"/>
          <w:szCs w:val="18"/>
        </w:rPr>
        <w:t>Han</w:t>
      </w:r>
      <w:r w:rsidR="000C63D9">
        <w:rPr>
          <w:sz w:val="18"/>
          <w:szCs w:val="18"/>
        </w:rPr>
        <w:t xml:space="preserve"> Dongchou Francis</w:t>
      </w:r>
      <w:r w:rsidR="00447BB9"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447BB9" w:rsidRPr="00F847A6">
        <w:rPr>
          <w:sz w:val="18"/>
          <w:szCs w:val="18"/>
        </w:rPr>
        <w:br/>
      </w:r>
      <w:r w:rsidR="00BF7A65" w:rsidRPr="00BF7A65">
        <w:rPr>
          <w:sz w:val="18"/>
          <w:szCs w:val="18"/>
        </w:rPr>
        <w:t>0385045@u.nus.edu</w:t>
      </w:r>
    </w:p>
    <w:p w14:paraId="5E2716EE" w14:textId="77777777" w:rsidR="002B2519" w:rsidRDefault="002B2519" w:rsidP="005B197C">
      <w:pPr>
        <w:pStyle w:val="Author"/>
        <w:spacing w:before="100" w:beforeAutospacing="1"/>
        <w:rPr>
          <w:sz w:val="18"/>
          <w:szCs w:val="18"/>
        </w:rPr>
      </w:pPr>
    </w:p>
    <w:p w14:paraId="425B9ADE" w14:textId="617199D3" w:rsidR="005B197C" w:rsidRDefault="005B197C" w:rsidP="005B197C">
      <w:pPr>
        <w:pStyle w:val="Author"/>
        <w:spacing w:before="100" w:beforeAutospacing="1"/>
        <w:rPr>
          <w:sz w:val="18"/>
          <w:szCs w:val="18"/>
        </w:rPr>
      </w:pPr>
      <w:r>
        <w:rPr>
          <w:sz w:val="18"/>
          <w:szCs w:val="18"/>
        </w:rPr>
        <w:t>Sponsor:  Han Dongchou Francis Senior Director Oracle Solution Centers (JAPAC)</w:t>
      </w:r>
    </w:p>
    <w:p w14:paraId="073D1811" w14:textId="5E7F7E23" w:rsidR="002B2519" w:rsidRDefault="002B2519" w:rsidP="002B2519">
      <w:pPr>
        <w:pStyle w:val="Heading3"/>
        <w:numPr>
          <w:ilvl w:val="0"/>
          <w:numId w:val="0"/>
        </w:numPr>
        <w:shd w:val="clear" w:color="auto" w:fill="FFFFFF"/>
        <w:spacing w:before="150" w:after="225"/>
        <w:jc w:val="center"/>
        <w:rPr>
          <w:sz w:val="18"/>
          <w:szCs w:val="18"/>
        </w:rPr>
      </w:pPr>
      <w:r w:rsidRPr="002B2519">
        <w:rPr>
          <w:i w:val="0"/>
          <w:iCs w:val="0"/>
          <w:sz w:val="18"/>
          <w:szCs w:val="18"/>
        </w:rPr>
        <w:t>Proj</w:t>
      </w:r>
      <w:r>
        <w:rPr>
          <w:i w:val="0"/>
          <w:iCs w:val="0"/>
          <w:sz w:val="18"/>
          <w:szCs w:val="18"/>
        </w:rPr>
        <w:t xml:space="preserve">ect Supervisor: </w:t>
      </w:r>
      <w:r w:rsidRPr="002B2519">
        <w:rPr>
          <w:i w:val="0"/>
          <w:iCs w:val="0"/>
          <w:sz w:val="18"/>
          <w:szCs w:val="18"/>
        </w:rPr>
        <w:t>Dr Zhu Fangming Senior Lecturer &amp; Consultant, Artificial Intelligence Practice</w:t>
      </w:r>
      <w:r w:rsidRPr="002B2519">
        <w:rPr>
          <w:i w:val="0"/>
          <w:sz w:val="18"/>
          <w:szCs w:val="18"/>
        </w:rPr>
        <w:t xml:space="preserve"> NUS ISS</w:t>
      </w:r>
    </w:p>
    <w:p w14:paraId="14440FBA" w14:textId="77777777" w:rsidR="001A3B3D" w:rsidRPr="00F847A6" w:rsidRDefault="00BD670B" w:rsidP="00447BB9">
      <w:pPr>
        <w:pStyle w:val="Author"/>
        <w:spacing w:before="100" w:beforeAutospacing="1"/>
        <w:rPr>
          <w:sz w:val="18"/>
          <w:szCs w:val="18"/>
        </w:rPr>
      </w:pPr>
      <w:r>
        <w:rPr>
          <w:sz w:val="18"/>
          <w:szCs w:val="18"/>
        </w:rPr>
        <w:br w:type="column"/>
      </w:r>
      <w:r w:rsidR="000C63D9">
        <w:rPr>
          <w:sz w:val="18"/>
          <w:szCs w:val="18"/>
        </w:rPr>
        <w:t>Cao Liang</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e0384184@u.nus.edu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122065A7" w:rsidR="004D72B5" w:rsidRDefault="009303D9" w:rsidP="00972203">
      <w:pPr>
        <w:pStyle w:val="Abstract"/>
        <w:rPr>
          <w:i/>
          <w:iCs/>
        </w:rPr>
      </w:pPr>
      <w:r>
        <w:rPr>
          <w:i/>
          <w:iCs/>
        </w:rPr>
        <w:t>Abstract</w:t>
      </w:r>
      <w:r>
        <w:t>—</w:t>
      </w:r>
      <w:r w:rsidR="004A10E1">
        <w:t>An Access Control</w:t>
      </w:r>
      <w:r w:rsidR="002F4F4D">
        <w:t xml:space="preserve"> solution is proposed to protect an important asset for the main Singapore office of Oracle Corporation. The asset concerned is a Smart City Demo Asset that is displayed at the reception area of the office. The solution deploys Deep Learning technology and it differentiates authorized personnel from other people when they </w:t>
      </w:r>
      <w:r w:rsidR="00FA2C68">
        <w:t xml:space="preserve">are in </w:t>
      </w:r>
      <w:r w:rsidR="00CA59CE">
        <w:t>close</w:t>
      </w:r>
      <w:r w:rsidR="00FA2C68">
        <w:t xml:space="preserve"> proximity </w:t>
      </w:r>
      <w:r w:rsidR="00CA59CE">
        <w:t>to</w:t>
      </w:r>
      <w:r w:rsidR="002F4F4D">
        <w:t xml:space="preserve"> the asset.</w:t>
      </w:r>
      <w:r w:rsidR="00FA2C68">
        <w:t xml:space="preserve"> The reason for such a security system is that the demo asset concerned is a setup with parts that are (1) delicate, (2) have a certain cost, </w:t>
      </w:r>
      <w:r w:rsidR="00B9660B">
        <w:t xml:space="preserve">and </w:t>
      </w:r>
      <w:r w:rsidR="00FA2C68">
        <w:t>(3) integral to the functioning ability of the whole demo.</w:t>
      </w:r>
    </w:p>
    <w:p w14:paraId="2DF891E7" w14:textId="77777777" w:rsidR="009303D9" w:rsidRPr="00D632BE" w:rsidRDefault="00136333" w:rsidP="006B6B66">
      <w:pPr>
        <w:pStyle w:val="Heading1"/>
      </w:pPr>
      <w:r>
        <w:t>Introduction</w:t>
      </w:r>
    </w:p>
    <w:p w14:paraId="34020D61" w14:textId="609A00FE" w:rsidR="009303D9" w:rsidRDefault="00AF1378" w:rsidP="00AB361F">
      <w:pPr>
        <w:pStyle w:val="BodyText"/>
        <w:spacing w:after="0"/>
        <w:rPr>
          <w:lang w:val="en-US"/>
        </w:rPr>
      </w:pPr>
      <w:r>
        <w:rPr>
          <w:lang w:val="en-US"/>
        </w:rPr>
        <w:t xml:space="preserve">A Smart City Demo Asset that is currently being built and targeting for completion by </w:t>
      </w:r>
      <w:r w:rsidR="00810CFF">
        <w:rPr>
          <w:lang w:val="en-US"/>
        </w:rPr>
        <w:t>January</w:t>
      </w:r>
      <w:r>
        <w:rPr>
          <w:lang w:val="en-US"/>
        </w:rPr>
        <w:t xml:space="preserve"> 2020 is to be placed at the reception area of the Oracle office</w:t>
      </w:r>
      <w:r w:rsidR="00810CFF">
        <w:rPr>
          <w:lang w:val="en-US"/>
        </w:rPr>
        <w:t xml:space="preserve"> after the office re-opening</w:t>
      </w:r>
      <w:r>
        <w:rPr>
          <w:lang w:val="en-US"/>
        </w:rPr>
        <w:t xml:space="preserve">. </w:t>
      </w:r>
      <w:r w:rsidR="00AC3145">
        <w:rPr>
          <w:lang w:val="en-US"/>
        </w:rPr>
        <w:t>The project plan is given in Appendix A.</w:t>
      </w:r>
      <w:r w:rsidR="007E1487">
        <w:rPr>
          <w:lang w:val="en-US"/>
        </w:rPr>
        <w:t xml:space="preserve"> </w:t>
      </w:r>
      <w:r>
        <w:rPr>
          <w:lang w:val="en-US"/>
        </w:rPr>
        <w:t xml:space="preserve">This area is </w:t>
      </w:r>
      <w:r w:rsidR="00356410">
        <w:rPr>
          <w:lang w:val="en-US"/>
        </w:rPr>
        <w:t xml:space="preserve">usually </w:t>
      </w:r>
      <w:r>
        <w:rPr>
          <w:lang w:val="en-US"/>
        </w:rPr>
        <w:t xml:space="preserve">frequented by </w:t>
      </w:r>
      <w:r w:rsidR="00810CFF">
        <w:rPr>
          <w:lang w:val="en-US"/>
        </w:rPr>
        <w:t>many people</w:t>
      </w:r>
      <w:r w:rsidR="00897A7A">
        <w:rPr>
          <w:lang w:val="en-US"/>
        </w:rPr>
        <w:t xml:space="preserve"> and</w:t>
      </w:r>
      <w:r w:rsidR="00356410">
        <w:rPr>
          <w:lang w:val="en-US"/>
        </w:rPr>
        <w:t xml:space="preserve"> hence</w:t>
      </w:r>
      <w:r w:rsidR="00897A7A">
        <w:rPr>
          <w:lang w:val="en-US"/>
        </w:rPr>
        <w:t xml:space="preserve"> </w:t>
      </w:r>
      <w:r w:rsidR="00762EDD">
        <w:rPr>
          <w:lang w:val="en-US"/>
        </w:rPr>
        <w:t xml:space="preserve">the demo asset </w:t>
      </w:r>
      <w:r w:rsidR="00897A7A">
        <w:rPr>
          <w:lang w:val="en-US"/>
        </w:rPr>
        <w:t xml:space="preserve">needs to be protected against damage and theft from unauthorized access. However, Oracle would like to retain the esthetic nature of the office, and so no physical barrier can be </w:t>
      </w:r>
      <w:r w:rsidR="00890F5F">
        <w:rPr>
          <w:lang w:val="en-US"/>
        </w:rPr>
        <w:t>deployed in this area</w:t>
      </w:r>
      <w:r w:rsidR="00EA37EE">
        <w:rPr>
          <w:lang w:val="en-US"/>
        </w:rPr>
        <w:t xml:space="preserve"> (Fig 1)</w:t>
      </w:r>
      <w:r w:rsidR="00897A7A">
        <w:rPr>
          <w:lang w:val="en-US"/>
        </w:rPr>
        <w:t xml:space="preserve">. As a </w:t>
      </w:r>
      <w:r w:rsidR="007E6DAF">
        <w:rPr>
          <w:lang w:val="en-US"/>
        </w:rPr>
        <w:t>result,</w:t>
      </w:r>
      <w:r w:rsidR="00897A7A">
        <w:rPr>
          <w:lang w:val="en-US"/>
        </w:rPr>
        <w:t xml:space="preserve"> we are proposing the use of Deep Learning to recognize authorized personnel who can </w:t>
      </w:r>
      <w:r w:rsidR="0035090F">
        <w:rPr>
          <w:lang w:val="en-US"/>
        </w:rPr>
        <w:t>come into close contact with</w:t>
      </w:r>
      <w:r w:rsidR="00897A7A">
        <w:rPr>
          <w:lang w:val="en-US"/>
        </w:rPr>
        <w:t xml:space="preserve"> the asset. An alert mechanism will be set up to inform stakeholders of unauthorized access when it happens, in real time. An intruder detection will also be set up to activate this system as soon as someone </w:t>
      </w:r>
      <w:r w:rsidR="00356410">
        <w:rPr>
          <w:lang w:val="en-US"/>
        </w:rPr>
        <w:t>comes within</w:t>
      </w:r>
      <w:r w:rsidR="00897A7A">
        <w:rPr>
          <w:lang w:val="en-US"/>
        </w:rPr>
        <w:t xml:space="preserve"> the restricted </w:t>
      </w:r>
      <w:r w:rsidR="00356410">
        <w:rPr>
          <w:lang w:val="en-US"/>
        </w:rPr>
        <w:t>space too close to the demo asset</w:t>
      </w:r>
      <w:r w:rsidR="00897A7A">
        <w:rPr>
          <w:lang w:val="en-US"/>
        </w:rPr>
        <w:t>.</w:t>
      </w:r>
    </w:p>
    <w:p w14:paraId="4DC8207F" w14:textId="77777777" w:rsidR="00C71414" w:rsidRDefault="00C71414" w:rsidP="00AB361F">
      <w:pPr>
        <w:pStyle w:val="BodyText"/>
        <w:ind w:firstLine="0"/>
        <w:rPr>
          <w:lang w:val="en-US"/>
        </w:rPr>
      </w:pPr>
      <w:r w:rsidRPr="00C71414">
        <w:rPr>
          <w:noProof/>
          <w:lang w:val="en-US" w:eastAsia="en-US"/>
        </w:rPr>
        <w:drawing>
          <wp:anchor distT="0" distB="0" distL="114300" distR="114300" simplePos="0" relativeHeight="251658243" behindDoc="0" locked="0" layoutInCell="1" allowOverlap="1" wp14:anchorId="646DD7C8" wp14:editId="1B859028">
            <wp:simplePos x="0" y="0"/>
            <wp:positionH relativeFrom="column">
              <wp:posOffset>0</wp:posOffset>
            </wp:positionH>
            <wp:positionV relativeFrom="paragraph">
              <wp:posOffset>144145</wp:posOffset>
            </wp:positionV>
            <wp:extent cx="3089910" cy="154686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9910" cy="1546860"/>
                    </a:xfrm>
                    <a:prstGeom prst="rect">
                      <a:avLst/>
                    </a:prstGeom>
                  </pic:spPr>
                </pic:pic>
              </a:graphicData>
            </a:graphic>
            <wp14:sizeRelH relativeFrom="page">
              <wp14:pctWidth>0</wp14:pctWidth>
            </wp14:sizeRelH>
            <wp14:sizeRelV relativeFrom="page">
              <wp14:pctHeight>0</wp14:pctHeight>
            </wp14:sizeRelV>
          </wp:anchor>
        </w:drawing>
      </w:r>
    </w:p>
    <w:p w14:paraId="428BEAB9" w14:textId="77777777" w:rsidR="00152B9C" w:rsidRPr="006A78ED" w:rsidRDefault="00152B9C" w:rsidP="00152B9C">
      <w:pPr>
        <w:pStyle w:val="BodyText"/>
        <w:jc w:val="center"/>
        <w:rPr>
          <w:sz w:val="2"/>
          <w:szCs w:val="2"/>
          <w:lang w:val="en-US"/>
        </w:rPr>
      </w:pPr>
    </w:p>
    <w:p w14:paraId="1193954F" w14:textId="2CFB5F83" w:rsidR="00C71414" w:rsidRDefault="00C71414" w:rsidP="006D1284">
      <w:pPr>
        <w:pStyle w:val="BodyText"/>
        <w:jc w:val="center"/>
        <w:rPr>
          <w:lang w:val="en-US"/>
        </w:rPr>
      </w:pPr>
      <w:r>
        <w:rPr>
          <w:lang w:val="en-US"/>
        </w:rPr>
        <w:t>Fig 1: Reception Area of Oracle Office</w:t>
      </w:r>
    </w:p>
    <w:p w14:paraId="32619111" w14:textId="6F745B9A" w:rsidR="005B197C" w:rsidRPr="00AB361F" w:rsidRDefault="00F21A99" w:rsidP="005B197C">
      <w:pPr>
        <w:pStyle w:val="Heading1"/>
      </w:pPr>
      <w:r>
        <w:t>H</w:t>
      </w:r>
      <w:r w:rsidR="005B197C" w:rsidRPr="00AB361F">
        <w:t xml:space="preserve">igh </w:t>
      </w:r>
      <w:r>
        <w:t>L</w:t>
      </w:r>
      <w:r w:rsidR="005B197C" w:rsidRPr="00AB361F">
        <w:t xml:space="preserve">evel </w:t>
      </w:r>
      <w:r>
        <w:t>S</w:t>
      </w:r>
      <w:r w:rsidR="000B5806">
        <w:t>ystem</w:t>
      </w:r>
      <w:r w:rsidR="005B197C" w:rsidRPr="00AB361F">
        <w:t xml:space="preserve"> </w:t>
      </w:r>
      <w:r>
        <w:t>F</w:t>
      </w:r>
      <w:r w:rsidR="005B197C" w:rsidRPr="00AB361F">
        <w:t>low</w:t>
      </w:r>
    </w:p>
    <w:p w14:paraId="7E9B463B" w14:textId="0329535A" w:rsidR="00AB4278" w:rsidRDefault="00AB4278" w:rsidP="00AB4278">
      <w:pPr>
        <w:pStyle w:val="BodyText"/>
        <w:rPr>
          <w:lang w:val="en-US"/>
        </w:rPr>
      </w:pPr>
      <w:r w:rsidRPr="00AB4278">
        <w:rPr>
          <w:lang w:val="en-US"/>
        </w:rPr>
        <w:t>The overall system comprise</w:t>
      </w:r>
      <w:r w:rsidR="009A5585">
        <w:rPr>
          <w:lang w:val="en-US"/>
        </w:rPr>
        <w:t>s</w:t>
      </w:r>
      <w:r w:rsidRPr="00AB4278">
        <w:rPr>
          <w:lang w:val="en-US"/>
        </w:rPr>
        <w:t xml:space="preserve"> 3 modules: Intruder Detection module, Face Recognition module, and Backend Service module. All these modules </w:t>
      </w:r>
      <w:r w:rsidR="009A5585">
        <w:rPr>
          <w:lang w:val="en-US"/>
        </w:rPr>
        <w:t>run</w:t>
      </w:r>
      <w:r w:rsidRPr="00AB4278">
        <w:rPr>
          <w:lang w:val="en-US"/>
        </w:rPr>
        <w:t xml:space="preserve"> as separate python process</w:t>
      </w:r>
      <w:r w:rsidR="009A5585">
        <w:rPr>
          <w:lang w:val="en-US"/>
        </w:rPr>
        <w:t>es</w:t>
      </w:r>
      <w:r w:rsidRPr="00AB4278">
        <w:rPr>
          <w:lang w:val="en-US"/>
        </w:rPr>
        <w:t xml:space="preserve">, and </w:t>
      </w:r>
      <w:r w:rsidR="009A5585">
        <w:rPr>
          <w:lang w:val="en-US"/>
        </w:rPr>
        <w:t xml:space="preserve">the </w:t>
      </w:r>
      <w:r w:rsidRPr="00AB4278">
        <w:rPr>
          <w:lang w:val="en-US"/>
        </w:rPr>
        <w:t>backend service module communicate</w:t>
      </w:r>
      <w:r w:rsidR="009A5585">
        <w:rPr>
          <w:lang w:val="en-US"/>
        </w:rPr>
        <w:t>s</w:t>
      </w:r>
      <w:r w:rsidRPr="00AB4278">
        <w:rPr>
          <w:lang w:val="en-US"/>
        </w:rPr>
        <w:t xml:space="preserve"> with </w:t>
      </w:r>
      <w:r w:rsidR="009A5585">
        <w:rPr>
          <w:lang w:val="en-US"/>
        </w:rPr>
        <w:t>the</w:t>
      </w:r>
      <w:r w:rsidRPr="00AB4278">
        <w:rPr>
          <w:lang w:val="en-US"/>
        </w:rPr>
        <w:t xml:space="preserve"> 2 modules through HTTP restful API services. </w:t>
      </w:r>
    </w:p>
    <w:p w14:paraId="649D00D4" w14:textId="58A2633A" w:rsidR="006E440A" w:rsidRPr="003C1193" w:rsidRDefault="006E440A" w:rsidP="00AA28AE">
      <w:pPr>
        <w:pStyle w:val="Heading2"/>
        <w:ind w:left="284" w:hanging="194"/>
      </w:pPr>
      <w:r>
        <w:t>Intruder Detection Module System Flow</w:t>
      </w:r>
    </w:p>
    <w:p w14:paraId="149F0ED5" w14:textId="23430FB8" w:rsidR="00370C70" w:rsidRPr="003C1193" w:rsidRDefault="00AB4278" w:rsidP="00AB361F">
      <w:pPr>
        <w:pStyle w:val="BodyText"/>
      </w:pPr>
      <w:r w:rsidRPr="00AB4278">
        <w:rPr>
          <w:lang w:val="en-US"/>
        </w:rPr>
        <w:t>When the intruder detection module detect</w:t>
      </w:r>
      <w:r w:rsidR="009A5585">
        <w:rPr>
          <w:lang w:val="en-US"/>
        </w:rPr>
        <w:t>s</w:t>
      </w:r>
      <w:r w:rsidRPr="00AB4278">
        <w:rPr>
          <w:lang w:val="en-US"/>
        </w:rPr>
        <w:t xml:space="preserve"> </w:t>
      </w:r>
      <w:r w:rsidR="009A5585">
        <w:rPr>
          <w:lang w:val="en-US"/>
        </w:rPr>
        <w:t>an</w:t>
      </w:r>
      <w:r w:rsidRPr="00AB4278">
        <w:rPr>
          <w:lang w:val="en-US"/>
        </w:rPr>
        <w:t xml:space="preserve"> intruder, it </w:t>
      </w:r>
      <w:r w:rsidR="009A5585">
        <w:rPr>
          <w:lang w:val="en-US"/>
        </w:rPr>
        <w:t xml:space="preserve">will </w:t>
      </w:r>
      <w:r w:rsidRPr="00AB4278">
        <w:rPr>
          <w:lang w:val="en-US"/>
        </w:rPr>
        <w:t>inform the backend service module by invoking the backend service restful HTTP API</w:t>
      </w:r>
      <w:r w:rsidR="00CF7629">
        <w:rPr>
          <w:lang w:val="en-US"/>
        </w:rPr>
        <w:t xml:space="preserve"> (</w:t>
      </w:r>
      <w:r w:rsidR="00FE6A07">
        <w:rPr>
          <w:lang w:val="en-US"/>
        </w:rPr>
        <w:t>Fig 2</w:t>
      </w:r>
      <w:r w:rsidR="00CF7629">
        <w:rPr>
          <w:lang w:val="en-US"/>
        </w:rPr>
        <w:t>)</w:t>
      </w:r>
      <w:r w:rsidRPr="00AB4278">
        <w:rPr>
          <w:lang w:val="en-US"/>
        </w:rPr>
        <w:t>.</w:t>
      </w:r>
    </w:p>
    <w:p w14:paraId="0FCADC65" w14:textId="3CC9932B" w:rsidR="004D3E2F" w:rsidRDefault="007C7C97" w:rsidP="004D3E2F">
      <w:ins w:id="0" w:author="Chin Gee" w:date="2020-08-23T12:08:00Z">
        <w:r w:rsidRPr="003439B6">
          <w:rPr>
            <w:rStyle w:val="CommentReference"/>
            <w:noProof/>
          </w:rPr>
          <w:object w:dxaOrig="4920" w:dyaOrig="4750" w14:anchorId="1B72A2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38pt;mso-width-percent:0;mso-height-percent:0;mso-width-percent:0;mso-height-percent:0" o:ole="">
              <v:imagedata r:id="rId9" o:title=""/>
            </v:shape>
            <o:OLEObject Type="Embed" ProgID="Visio.Drawing.15" ShapeID="_x0000_i1025" DrawAspect="Content" ObjectID="_1661604602" r:id="rId10"/>
          </w:object>
        </w:r>
      </w:ins>
    </w:p>
    <w:p w14:paraId="18C106E3" w14:textId="4031FA3F" w:rsidR="00B92A78" w:rsidRPr="001F051F" w:rsidRDefault="00B92A78" w:rsidP="000F61B3">
      <w:pPr>
        <w:jc w:val="both"/>
        <w:rPr>
          <w:sz w:val="10"/>
          <w:szCs w:val="10"/>
        </w:rPr>
      </w:pPr>
    </w:p>
    <w:p w14:paraId="1BE9CB7E" w14:textId="675B35FB" w:rsidR="00FE6A07" w:rsidRDefault="00FE6A07" w:rsidP="00FE6A07">
      <w:pPr>
        <w:pStyle w:val="BodyText"/>
        <w:jc w:val="center"/>
        <w:rPr>
          <w:lang w:val="en-US"/>
        </w:rPr>
      </w:pPr>
      <w:r>
        <w:rPr>
          <w:lang w:val="en-US"/>
        </w:rPr>
        <w:t xml:space="preserve">Fig 2: </w:t>
      </w:r>
      <w:r w:rsidR="006862EC">
        <w:rPr>
          <w:lang w:val="en-US"/>
        </w:rPr>
        <w:t>Intruder Detection Module System Flow</w:t>
      </w:r>
    </w:p>
    <w:p w14:paraId="585A1D2D" w14:textId="77777777" w:rsidR="00B92A78" w:rsidRPr="003C1193" w:rsidRDefault="00B92A78" w:rsidP="00AB361F">
      <w:pPr>
        <w:jc w:val="both"/>
      </w:pPr>
    </w:p>
    <w:p w14:paraId="66AE69D5" w14:textId="5AE7FA11" w:rsidR="00215D91" w:rsidRPr="00792DFE" w:rsidRDefault="00B92A78" w:rsidP="00AA28AE">
      <w:pPr>
        <w:pStyle w:val="Heading2"/>
        <w:ind w:left="284" w:hanging="194"/>
      </w:pPr>
      <w:r>
        <w:lastRenderedPageBreak/>
        <w:t>Face Recognition Module System Flow</w:t>
      </w:r>
    </w:p>
    <w:p w14:paraId="64093420" w14:textId="6F11FBEF" w:rsidR="00FC741E" w:rsidRDefault="004C572F" w:rsidP="00AB4278">
      <w:pPr>
        <w:pStyle w:val="BodyText"/>
        <w:ind w:firstLine="0"/>
        <w:rPr>
          <w:lang w:val="en-US"/>
        </w:rPr>
      </w:pPr>
      <w:r>
        <w:rPr>
          <w:lang w:val="en-US"/>
        </w:rPr>
        <w:tab/>
      </w:r>
      <w:r w:rsidR="00AB4278" w:rsidRPr="00AB4278">
        <w:rPr>
          <w:lang w:val="en-US"/>
        </w:rPr>
        <w:t>The Face Recognition module invoke</w:t>
      </w:r>
      <w:r w:rsidR="00F24C18">
        <w:rPr>
          <w:lang w:val="en-US"/>
        </w:rPr>
        <w:t>s</w:t>
      </w:r>
      <w:r w:rsidR="00AB4278" w:rsidRPr="00AB4278">
        <w:rPr>
          <w:lang w:val="en-US"/>
        </w:rPr>
        <w:t xml:space="preserve"> the backend service </w:t>
      </w:r>
      <w:proofErr w:type="gramStart"/>
      <w:r w:rsidR="00AB4278" w:rsidRPr="00AB4278">
        <w:rPr>
          <w:lang w:val="en-US"/>
        </w:rPr>
        <w:t>API,</w:t>
      </w:r>
      <w:r w:rsidR="006862EC">
        <w:rPr>
          <w:lang w:val="en-US"/>
        </w:rPr>
        <w:t xml:space="preserve"> </w:t>
      </w:r>
      <w:r w:rsidR="00AB4278" w:rsidRPr="00AB4278">
        <w:rPr>
          <w:lang w:val="en-US"/>
        </w:rPr>
        <w:t>and</w:t>
      </w:r>
      <w:proofErr w:type="gramEnd"/>
      <w:r w:rsidR="00AB4278" w:rsidRPr="00AB4278">
        <w:rPr>
          <w:lang w:val="en-US"/>
        </w:rPr>
        <w:t xml:space="preserve"> querie</w:t>
      </w:r>
      <w:r w:rsidR="00F24C18">
        <w:rPr>
          <w:lang w:val="en-US"/>
        </w:rPr>
        <w:t>s</w:t>
      </w:r>
      <w:r w:rsidR="00AB4278" w:rsidRPr="00AB4278">
        <w:rPr>
          <w:lang w:val="en-US"/>
        </w:rPr>
        <w:t xml:space="preserve"> the backend service for any suspicious intruder status. Once there </w:t>
      </w:r>
      <w:r w:rsidR="00F24C18">
        <w:rPr>
          <w:lang w:val="en-US"/>
        </w:rPr>
        <w:t>is</w:t>
      </w:r>
      <w:r w:rsidR="00AB4278" w:rsidRPr="00AB4278">
        <w:rPr>
          <w:lang w:val="en-US"/>
        </w:rPr>
        <w:t xml:space="preserve"> any suspicious intruder, the face recognition module start</w:t>
      </w:r>
      <w:r w:rsidR="006B3608">
        <w:rPr>
          <w:lang w:val="en-US"/>
        </w:rPr>
        <w:t>s</w:t>
      </w:r>
      <w:r w:rsidR="00AB4278" w:rsidRPr="00AB4278">
        <w:rPr>
          <w:lang w:val="en-US"/>
        </w:rPr>
        <w:t xml:space="preserve"> to detect and identify the p</w:t>
      </w:r>
      <w:r w:rsidR="004324A5">
        <w:rPr>
          <w:lang w:val="en-US"/>
        </w:rPr>
        <w:t>erson</w:t>
      </w:r>
      <w:r w:rsidR="006C0F6D">
        <w:rPr>
          <w:lang w:val="en-US"/>
        </w:rPr>
        <w:t>’s</w:t>
      </w:r>
      <w:r w:rsidR="00AB4278" w:rsidRPr="00AB4278">
        <w:rPr>
          <w:lang w:val="en-US"/>
        </w:rPr>
        <w:t xml:space="preserve"> face. If the face </w:t>
      </w:r>
      <w:r w:rsidR="006B3608">
        <w:rPr>
          <w:lang w:val="en-US"/>
        </w:rPr>
        <w:t>i</w:t>
      </w:r>
      <w:r w:rsidR="00AB4278" w:rsidRPr="00AB4278">
        <w:rPr>
          <w:lang w:val="en-US"/>
        </w:rPr>
        <w:t>s not recognized, the face recognition module sen</w:t>
      </w:r>
      <w:r w:rsidR="00393BE6">
        <w:rPr>
          <w:lang w:val="en-US"/>
        </w:rPr>
        <w:t>ds</w:t>
      </w:r>
      <w:r w:rsidR="00AB4278" w:rsidRPr="00AB4278">
        <w:rPr>
          <w:lang w:val="en-US"/>
        </w:rPr>
        <w:t xml:space="preserve"> out SMS / Email alert with the backend service</w:t>
      </w:r>
      <w:r w:rsidR="00494410">
        <w:rPr>
          <w:lang w:val="en-US"/>
        </w:rPr>
        <w:t xml:space="preserve"> (Fig 3)</w:t>
      </w:r>
      <w:r w:rsidR="00AB4278" w:rsidRPr="00AB4278">
        <w:rPr>
          <w:lang w:val="en-US"/>
        </w:rPr>
        <w:t>.</w:t>
      </w:r>
    </w:p>
    <w:p w14:paraId="33CB5313" w14:textId="557001DC" w:rsidR="00FC741E" w:rsidRDefault="00677C2F" w:rsidP="00AB4278">
      <w:pPr>
        <w:pStyle w:val="BodyText"/>
        <w:ind w:firstLine="0"/>
        <w:rPr>
          <w:rFonts w:asciiTheme="minorHAnsi" w:eastAsiaTheme="minorEastAsia" w:hAnsiTheme="minorHAnsi" w:cstheme="minorBidi"/>
          <w:sz w:val="22"/>
          <w:szCs w:val="22"/>
          <w:lang w:val="en-SG" w:eastAsia="zh-CN"/>
        </w:rPr>
      </w:pPr>
      <w:r w:rsidRPr="00677C2F">
        <w:rPr>
          <w:rFonts w:asciiTheme="minorHAnsi" w:eastAsiaTheme="minorEastAsia" w:hAnsiTheme="minorHAnsi" w:cstheme="minorBidi"/>
          <w:noProof/>
          <w:sz w:val="22"/>
          <w:szCs w:val="22"/>
          <w:lang w:val="en-SG" w:eastAsia="zh-CN"/>
        </w:rPr>
        <w:drawing>
          <wp:inline distT="0" distB="0" distL="0" distR="0" wp14:anchorId="3FFB6FD7" wp14:editId="3E040A63">
            <wp:extent cx="3114675" cy="2109470"/>
            <wp:effectExtent l="0" t="0" r="0" b="0"/>
            <wp:docPr id="31" name="Object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Grp="1" noRot="1" noChangeAspect="1" noEditPoints="1" noAdjustHandles="1" noChangeArrowheads="1" noChangeShapeType="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4675" cy="2109470"/>
                    </a:xfrm>
                    <a:prstGeom prst="rect">
                      <a:avLst/>
                    </a:prstGeom>
                    <a:noFill/>
                    <a:ln>
                      <a:noFill/>
                    </a:ln>
                  </pic:spPr>
                </pic:pic>
              </a:graphicData>
            </a:graphic>
          </wp:inline>
        </w:drawing>
      </w:r>
    </w:p>
    <w:p w14:paraId="3E6ADAA9" w14:textId="2F2DB65D" w:rsidR="006862EC" w:rsidRDefault="006862EC" w:rsidP="00AB361F">
      <w:pPr>
        <w:pStyle w:val="BodyText"/>
        <w:jc w:val="center"/>
        <w:rPr>
          <w:lang w:val="en-US"/>
        </w:rPr>
      </w:pPr>
      <w:r>
        <w:rPr>
          <w:lang w:val="en-US"/>
        </w:rPr>
        <w:t xml:space="preserve">Fig 3: </w:t>
      </w:r>
      <w:r w:rsidR="00F632CD">
        <w:rPr>
          <w:lang w:val="en-US"/>
        </w:rPr>
        <w:t>Face Recognition</w:t>
      </w:r>
      <w:r>
        <w:rPr>
          <w:lang w:val="en-US"/>
        </w:rPr>
        <w:t xml:space="preserve"> Module System Flow</w:t>
      </w:r>
    </w:p>
    <w:p w14:paraId="4406924D" w14:textId="43AB1EEC" w:rsidR="00B26820" w:rsidRDefault="004157FD" w:rsidP="004472A1">
      <w:pPr>
        <w:pStyle w:val="Heading2"/>
        <w:ind w:left="284" w:hanging="198"/>
      </w:pPr>
      <w:r>
        <w:t>Backe</w:t>
      </w:r>
      <w:r w:rsidR="003C7723">
        <w:t>nd Service</w:t>
      </w:r>
      <w:r>
        <w:t xml:space="preserve"> Module System Flow</w:t>
      </w:r>
    </w:p>
    <w:p w14:paraId="4AF920D0" w14:textId="7CCDEEED" w:rsidR="00BC3647" w:rsidRPr="0084608F" w:rsidRDefault="00D611C4" w:rsidP="00BC3647">
      <w:pPr>
        <w:spacing w:after="120"/>
        <w:ind w:left="374"/>
        <w:jc w:val="left"/>
      </w:pPr>
      <w:r>
        <w:t>Here is a</w:t>
      </w:r>
      <w:r w:rsidR="00393BE6">
        <w:t xml:space="preserve"> system</w:t>
      </w:r>
      <w:r w:rsidR="00C125C0">
        <w:t xml:space="preserve"> </w:t>
      </w:r>
      <w:r w:rsidR="00393BE6">
        <w:t>flow diagram</w:t>
      </w:r>
      <w:r>
        <w:t xml:space="preserve"> of the </w:t>
      </w:r>
      <w:r w:rsidR="005D2DBF">
        <w:t>Backend Service module</w:t>
      </w:r>
      <w:r w:rsidR="00C125C0">
        <w:t xml:space="preserve"> </w:t>
      </w:r>
      <w:r w:rsidR="00494410">
        <w:t>(</w:t>
      </w:r>
      <w:r w:rsidR="00C125C0">
        <w:t>F</w:t>
      </w:r>
      <w:r w:rsidR="00494410">
        <w:t>ig 4)</w:t>
      </w:r>
      <w:r w:rsidR="005D2DBF">
        <w:t xml:space="preserve">. </w:t>
      </w:r>
    </w:p>
    <w:p w14:paraId="748B09DA" w14:textId="09B5607E" w:rsidR="00FC741E" w:rsidRDefault="007C7C97" w:rsidP="00AB4278">
      <w:pPr>
        <w:pStyle w:val="BodyText"/>
        <w:ind w:firstLine="0"/>
        <w:rPr>
          <w:rFonts w:asciiTheme="minorHAnsi" w:eastAsiaTheme="minorEastAsia" w:hAnsiTheme="minorHAnsi" w:cstheme="minorBidi"/>
          <w:sz w:val="22"/>
          <w:szCs w:val="22"/>
          <w:lang w:val="en-SG" w:eastAsia="zh-CN"/>
        </w:rPr>
      </w:pPr>
      <w:ins w:id="1" w:author="Chin Gee" w:date="2020-08-23T12:14:00Z">
        <w:r w:rsidRPr="007C7C97">
          <w:rPr>
            <w:rFonts w:asciiTheme="minorHAnsi" w:eastAsiaTheme="minorEastAsia" w:hAnsiTheme="minorHAnsi" w:cstheme="minorBidi"/>
            <w:noProof/>
            <w:sz w:val="22"/>
            <w:szCs w:val="22"/>
            <w:lang w:val="en-SG" w:eastAsia="zh-CN"/>
          </w:rPr>
          <w:object w:dxaOrig="7570" w:dyaOrig="4410" w14:anchorId="501CA0B5">
            <v:shape id="_x0000_i1026" type="#_x0000_t75" alt="" style="width:248pt;height:2in;mso-width-percent:0;mso-height-percent:0;mso-width-percent:0;mso-height-percent:0" o:ole="">
              <v:imagedata r:id="rId12" o:title=""/>
            </v:shape>
            <o:OLEObject Type="Embed" ProgID="Visio.Drawing.15" ShapeID="_x0000_i1026" DrawAspect="Content" ObjectID="_1661604603" r:id="rId13"/>
          </w:object>
        </w:r>
      </w:ins>
    </w:p>
    <w:p w14:paraId="51FE60CA" w14:textId="0646AF98" w:rsidR="00C125C0" w:rsidRDefault="00C125C0" w:rsidP="00AB361F">
      <w:pPr>
        <w:pStyle w:val="BodyText"/>
        <w:jc w:val="center"/>
        <w:rPr>
          <w:lang w:val="en-US"/>
        </w:rPr>
      </w:pPr>
      <w:r>
        <w:rPr>
          <w:lang w:val="en-US"/>
        </w:rPr>
        <w:t>Fig 4:</w:t>
      </w:r>
      <w:r w:rsidR="00A50ECF">
        <w:rPr>
          <w:lang w:val="en-US"/>
        </w:rPr>
        <w:t xml:space="preserve"> Backend Service</w:t>
      </w:r>
      <w:r>
        <w:rPr>
          <w:lang w:val="en-US"/>
        </w:rPr>
        <w:t xml:space="preserve"> Module System Flow</w:t>
      </w:r>
    </w:p>
    <w:p w14:paraId="5568CB2C" w14:textId="3F9D0D3B" w:rsidR="00B26820" w:rsidRPr="006568FA" w:rsidRDefault="007C3618" w:rsidP="007C3618">
      <w:pPr>
        <w:pStyle w:val="Heading2"/>
        <w:numPr>
          <w:ilvl w:val="0"/>
          <w:numId w:val="0"/>
        </w:numPr>
        <w:ind w:left="378" w:hanging="288"/>
      </w:pPr>
      <w:r>
        <w:t xml:space="preserve">D. </w:t>
      </w:r>
      <w:r w:rsidR="00603079">
        <w:t>System Integration Architecture</w:t>
      </w:r>
    </w:p>
    <w:p w14:paraId="1FEFCA49" w14:textId="3E99ED1D" w:rsidR="00FC741E" w:rsidRDefault="00951ABF" w:rsidP="00AB4278">
      <w:pPr>
        <w:pStyle w:val="BodyText"/>
        <w:ind w:firstLine="0"/>
        <w:rPr>
          <w:lang w:val="en-US"/>
        </w:rPr>
      </w:pPr>
      <w:r>
        <w:rPr>
          <w:lang w:val="en-US"/>
        </w:rPr>
        <w:tab/>
      </w:r>
      <w:r w:rsidRPr="00AB4278">
        <w:rPr>
          <w:lang w:val="en-US"/>
        </w:rPr>
        <w:t xml:space="preserve">The </w:t>
      </w:r>
      <w:r w:rsidR="00E6607B">
        <w:rPr>
          <w:lang w:val="en-US"/>
        </w:rPr>
        <w:t xml:space="preserve">3 modules </w:t>
      </w:r>
      <w:r w:rsidR="00393BE6">
        <w:rPr>
          <w:lang w:val="en-US"/>
        </w:rPr>
        <w:t>are</w:t>
      </w:r>
      <w:r w:rsidR="00CB4D66">
        <w:rPr>
          <w:lang w:val="en-US"/>
        </w:rPr>
        <w:t xml:space="preserve"> integrated into a system as illustrated below</w:t>
      </w:r>
      <w:r w:rsidR="00A50ECF">
        <w:rPr>
          <w:lang w:val="en-US"/>
        </w:rPr>
        <w:t xml:space="preserve"> (Fig 5)</w:t>
      </w:r>
      <w:r w:rsidR="00CB4D66">
        <w:rPr>
          <w:lang w:val="en-US"/>
        </w:rPr>
        <w:t>.</w:t>
      </w:r>
    </w:p>
    <w:p w14:paraId="4AA4484B" w14:textId="453F2BA4" w:rsidR="00FC741E" w:rsidRDefault="00677C2F" w:rsidP="00AB4278">
      <w:pPr>
        <w:pStyle w:val="BodyText"/>
        <w:ind w:firstLine="0"/>
        <w:rPr>
          <w:rFonts w:asciiTheme="minorHAnsi" w:eastAsiaTheme="minorEastAsia" w:hAnsiTheme="minorHAnsi" w:cstheme="minorBidi"/>
          <w:sz w:val="22"/>
          <w:szCs w:val="22"/>
          <w:lang w:val="en-SG" w:eastAsia="zh-CN"/>
        </w:rPr>
      </w:pPr>
      <w:r w:rsidRPr="00677C2F">
        <w:rPr>
          <w:rFonts w:asciiTheme="minorHAnsi" w:eastAsiaTheme="minorEastAsia" w:hAnsiTheme="minorHAnsi" w:cstheme="minorBidi"/>
          <w:noProof/>
          <w:sz w:val="22"/>
          <w:szCs w:val="22"/>
          <w:lang w:val="en-SG" w:eastAsia="zh-CN"/>
        </w:rPr>
        <w:drawing>
          <wp:inline distT="0" distB="0" distL="0" distR="0" wp14:anchorId="56B4A3C5" wp14:editId="608CAD3F">
            <wp:extent cx="3114675" cy="1041400"/>
            <wp:effectExtent l="0" t="0" r="0" b="0"/>
            <wp:docPr id="29" name="Object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Grp="1" noRot="1" noChangeAspect="1" noEditPoints="1" noAdjustHandles="1" noChangeArrowheads="1" noChangeShapeType="1" noCrop="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4675" cy="1041400"/>
                    </a:xfrm>
                    <a:prstGeom prst="rect">
                      <a:avLst/>
                    </a:prstGeom>
                    <a:noFill/>
                    <a:ln>
                      <a:noFill/>
                    </a:ln>
                  </pic:spPr>
                </pic:pic>
              </a:graphicData>
            </a:graphic>
          </wp:inline>
        </w:drawing>
      </w:r>
    </w:p>
    <w:p w14:paraId="18F45898" w14:textId="47AF7E7B" w:rsidR="00A50ECF" w:rsidRDefault="00141DEC" w:rsidP="00AB361F">
      <w:pPr>
        <w:pStyle w:val="BodyText"/>
        <w:jc w:val="center"/>
        <w:rPr>
          <w:lang w:val="en-US"/>
        </w:rPr>
      </w:pPr>
      <w:r>
        <w:rPr>
          <w:lang w:val="en-US"/>
        </w:rPr>
        <w:t>Fig 5: System Inte</w:t>
      </w:r>
      <w:r w:rsidR="00F32196">
        <w:rPr>
          <w:lang w:val="en-US"/>
        </w:rPr>
        <w:t>gration Architecture</w:t>
      </w:r>
    </w:p>
    <w:p w14:paraId="3670E846" w14:textId="77A74B75" w:rsidR="00CE03F1" w:rsidRPr="006568FA" w:rsidRDefault="007C3618" w:rsidP="007C3618">
      <w:pPr>
        <w:pStyle w:val="Heading2"/>
        <w:numPr>
          <w:ilvl w:val="0"/>
          <w:numId w:val="0"/>
        </w:numPr>
        <w:ind w:left="378" w:hanging="288"/>
      </w:pPr>
      <w:r>
        <w:t xml:space="preserve">E. </w:t>
      </w:r>
      <w:r w:rsidR="00CE03F1">
        <w:t>Security Access System Flow</w:t>
      </w:r>
    </w:p>
    <w:p w14:paraId="7264EA6C" w14:textId="0BC2C59F" w:rsidR="005B197C" w:rsidRDefault="00CE03F1" w:rsidP="005B197C">
      <w:pPr>
        <w:pStyle w:val="BodyText"/>
        <w:ind w:firstLine="0"/>
        <w:rPr>
          <w:lang w:val="en-US"/>
        </w:rPr>
      </w:pPr>
      <w:r>
        <w:rPr>
          <w:lang w:val="en-US"/>
        </w:rPr>
        <w:tab/>
      </w:r>
      <w:r w:rsidRPr="00AB4278">
        <w:rPr>
          <w:lang w:val="en-US"/>
        </w:rPr>
        <w:t xml:space="preserve">The </w:t>
      </w:r>
      <w:r w:rsidR="00F554D0">
        <w:rPr>
          <w:lang w:val="en-US"/>
        </w:rPr>
        <w:t xml:space="preserve">entire system of the </w:t>
      </w:r>
      <w:r w:rsidR="004C572F" w:rsidRPr="004C572F">
        <w:rPr>
          <w:lang w:val="en-US"/>
        </w:rPr>
        <w:t xml:space="preserve">Smart City Demo Asset that is currently targeted for deployment has a security access system flow as </w:t>
      </w:r>
      <w:r w:rsidR="004678F9">
        <w:rPr>
          <w:lang w:val="en-US"/>
        </w:rPr>
        <w:t>illustrated below.</w:t>
      </w:r>
    </w:p>
    <w:p w14:paraId="1212E73D" w14:textId="77777777" w:rsidR="00E81572" w:rsidRDefault="00E81572" w:rsidP="00E81572">
      <w:pPr>
        <w:pStyle w:val="ListParagraph"/>
        <w:numPr>
          <w:ilvl w:val="0"/>
          <w:numId w:val="10"/>
        </w:numPr>
        <w:ind w:left="284" w:hanging="284"/>
        <w:rPr>
          <w:sz w:val="20"/>
          <w:szCs w:val="20"/>
          <w:lang w:eastAsia="x-none"/>
        </w:rPr>
      </w:pPr>
      <w:r w:rsidRPr="006568FA">
        <w:rPr>
          <w:sz w:val="20"/>
          <w:szCs w:val="20"/>
        </w:rPr>
        <w:t>System Flow Description</w:t>
      </w:r>
    </w:p>
    <w:p w14:paraId="7A3DC64E" w14:textId="77777777" w:rsidR="00E81572" w:rsidRDefault="00E81572" w:rsidP="00E81572">
      <w:pPr>
        <w:pStyle w:val="ListParagraph"/>
        <w:numPr>
          <w:ilvl w:val="1"/>
          <w:numId w:val="10"/>
        </w:numPr>
        <w:ind w:left="426" w:hanging="284"/>
        <w:rPr>
          <w:sz w:val="20"/>
          <w:szCs w:val="20"/>
          <w:lang w:eastAsia="x-none"/>
        </w:rPr>
      </w:pPr>
      <w:r>
        <w:rPr>
          <w:sz w:val="20"/>
          <w:szCs w:val="20"/>
        </w:rPr>
        <w:t>System Setup</w:t>
      </w:r>
    </w:p>
    <w:p w14:paraId="2EED928D"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CAM1 – Camera 1 for Intrusion Detection pointing at an immediate proximity area</w:t>
      </w:r>
    </w:p>
    <w:p w14:paraId="6B1BFA92"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CAM2 – Camera 2 for Face Recognition pointing forward</w:t>
      </w:r>
    </w:p>
    <w:p w14:paraId="2B689A97" w14:textId="77777777" w:rsidR="00E81572" w:rsidRDefault="00E81572" w:rsidP="00E81572">
      <w:pPr>
        <w:pStyle w:val="ListParagraph"/>
        <w:ind w:left="567"/>
        <w:rPr>
          <w:sz w:val="20"/>
          <w:szCs w:val="20"/>
          <w:lang w:eastAsia="x-none"/>
        </w:rPr>
      </w:pPr>
    </w:p>
    <w:p w14:paraId="66FF6DE4" w14:textId="77777777" w:rsidR="00E81572" w:rsidRDefault="00E81572" w:rsidP="00E81572">
      <w:pPr>
        <w:pStyle w:val="ListParagraph"/>
        <w:numPr>
          <w:ilvl w:val="1"/>
          <w:numId w:val="10"/>
        </w:numPr>
        <w:ind w:left="426" w:hanging="284"/>
        <w:rPr>
          <w:sz w:val="20"/>
          <w:szCs w:val="20"/>
          <w:lang w:eastAsia="x-none"/>
        </w:rPr>
      </w:pPr>
      <w:r>
        <w:rPr>
          <w:sz w:val="20"/>
          <w:szCs w:val="20"/>
          <w:lang w:eastAsia="x-none"/>
        </w:rPr>
        <w:t>User Setup</w:t>
      </w:r>
    </w:p>
    <w:p w14:paraId="7027B844"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People authorized to work on the Smart City Demo asset</w:t>
      </w:r>
    </w:p>
    <w:p w14:paraId="3ED4ECE2"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Train 3 people, along with some negative samples</w:t>
      </w:r>
    </w:p>
    <w:p w14:paraId="09906E66" w14:textId="77777777" w:rsidR="00E81572" w:rsidRDefault="00E81572" w:rsidP="00E81572">
      <w:pPr>
        <w:pStyle w:val="ListParagraph"/>
        <w:ind w:left="567"/>
        <w:rPr>
          <w:sz w:val="20"/>
          <w:szCs w:val="20"/>
          <w:lang w:eastAsia="x-none"/>
        </w:rPr>
      </w:pPr>
    </w:p>
    <w:p w14:paraId="04E7FFCC" w14:textId="77777777" w:rsidR="00E81572" w:rsidRDefault="00E81572" w:rsidP="00E81572">
      <w:pPr>
        <w:pStyle w:val="ListParagraph"/>
        <w:numPr>
          <w:ilvl w:val="1"/>
          <w:numId w:val="10"/>
        </w:numPr>
        <w:ind w:left="426" w:hanging="284"/>
        <w:rPr>
          <w:sz w:val="20"/>
          <w:szCs w:val="20"/>
          <w:lang w:eastAsia="x-none"/>
        </w:rPr>
      </w:pPr>
      <w:r>
        <w:rPr>
          <w:sz w:val="20"/>
          <w:szCs w:val="20"/>
          <w:lang w:eastAsia="x-none"/>
        </w:rPr>
        <w:t>Intrusion Detection</w:t>
      </w:r>
    </w:p>
    <w:p w14:paraId="534CE630"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Idle State</w:t>
      </w:r>
    </w:p>
    <w:p w14:paraId="4827984D"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CAM1 – idle</w:t>
      </w:r>
    </w:p>
    <w:p w14:paraId="320AAC26"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CAM2 - idle</w:t>
      </w:r>
    </w:p>
    <w:p w14:paraId="5E7AF00A"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Presence Detected</w:t>
      </w:r>
    </w:p>
    <w:p w14:paraId="2D579F5A"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CAM1 – when someone gets very close to the asset, trigger CAM2 Face Recognition</w:t>
      </w:r>
    </w:p>
    <w:p w14:paraId="158912DE"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Start Face Recognition</w:t>
      </w:r>
    </w:p>
    <w:p w14:paraId="46A599F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CAM2 – triggered and run Python program</w:t>
      </w:r>
    </w:p>
    <w:p w14:paraId="5A0FEE2C"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Check if the detected person is one of the 3 authorized people, or unauthorized</w:t>
      </w:r>
    </w:p>
    <w:p w14:paraId="3030E13B"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Capture the face of the unauthorized person</w:t>
      </w:r>
    </w:p>
    <w:p w14:paraId="5E3D66B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Output the result</w:t>
      </w:r>
    </w:p>
    <w:p w14:paraId="7499F229"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Name of the authorized person OR Face of the unauthorized person</w:t>
      </w:r>
    </w:p>
    <w:p w14:paraId="50EC08E1"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Alert Mechanism</w:t>
      </w:r>
    </w:p>
    <w:p w14:paraId="0A1D6E7E" w14:textId="77777777" w:rsidR="00E81572" w:rsidRDefault="00E81572" w:rsidP="00E81572">
      <w:pPr>
        <w:pStyle w:val="ListParagraph"/>
        <w:numPr>
          <w:ilvl w:val="2"/>
          <w:numId w:val="10"/>
        </w:numPr>
        <w:ind w:left="567" w:hanging="283"/>
        <w:rPr>
          <w:sz w:val="20"/>
          <w:szCs w:val="20"/>
          <w:lang w:eastAsia="x-none"/>
        </w:rPr>
      </w:pPr>
      <w:r>
        <w:rPr>
          <w:sz w:val="20"/>
          <w:szCs w:val="20"/>
          <w:lang w:eastAsia="x-none"/>
        </w:rPr>
        <w:t xml:space="preserve">Alert </w:t>
      </w:r>
    </w:p>
    <w:p w14:paraId="26248794"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 xml:space="preserve">Send SMS to asset owner (94389636) </w:t>
      </w:r>
    </w:p>
    <w:p w14:paraId="62720E42" w14:textId="77777777" w:rsidR="00E81572" w:rsidRDefault="00E81572" w:rsidP="00E81572">
      <w:pPr>
        <w:pStyle w:val="ListParagraph"/>
        <w:ind w:left="993"/>
        <w:rPr>
          <w:sz w:val="20"/>
          <w:szCs w:val="20"/>
          <w:lang w:eastAsia="x-none"/>
        </w:rPr>
      </w:pPr>
      <w:r>
        <w:rPr>
          <w:sz w:val="20"/>
          <w:szCs w:val="20"/>
          <w:lang w:eastAsia="x-none"/>
        </w:rPr>
        <w:t>State the following message</w:t>
      </w:r>
    </w:p>
    <w:p w14:paraId="4C99DD7B" w14:textId="77777777" w:rsidR="00E81572" w:rsidRDefault="00E81572" w:rsidP="00E81572">
      <w:pPr>
        <w:pStyle w:val="ListParagraph"/>
        <w:numPr>
          <w:ilvl w:val="0"/>
          <w:numId w:val="11"/>
        </w:numPr>
        <w:ind w:left="1276" w:hanging="142"/>
        <w:rPr>
          <w:sz w:val="20"/>
          <w:szCs w:val="20"/>
          <w:lang w:eastAsia="x-none"/>
        </w:rPr>
      </w:pPr>
      <w:r>
        <w:rPr>
          <w:sz w:val="20"/>
          <w:szCs w:val="20"/>
          <w:lang w:eastAsia="x-none"/>
        </w:rPr>
        <w:t>Detection Alert</w:t>
      </w:r>
    </w:p>
    <w:p w14:paraId="45D299EA" w14:textId="77777777" w:rsidR="00E81572" w:rsidRDefault="00E81572" w:rsidP="00E81572">
      <w:pPr>
        <w:pStyle w:val="ListParagraph"/>
        <w:numPr>
          <w:ilvl w:val="0"/>
          <w:numId w:val="11"/>
        </w:numPr>
        <w:ind w:left="1276" w:hanging="142"/>
        <w:rPr>
          <w:sz w:val="20"/>
          <w:szCs w:val="20"/>
          <w:lang w:eastAsia="x-none"/>
        </w:rPr>
      </w:pPr>
      <w:r>
        <w:rPr>
          <w:sz w:val="20"/>
          <w:szCs w:val="20"/>
          <w:lang w:eastAsia="x-none"/>
        </w:rPr>
        <w:t>Unauthorized person: &lt;date&gt;, &lt;time&gt;</w:t>
      </w:r>
    </w:p>
    <w:p w14:paraId="3B6784DE"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Send email (</w:t>
      </w:r>
      <w:hyperlink r:id="rId15" w:history="1">
        <w:r w:rsidRPr="008B38A4">
          <w:rPr>
            <w:rStyle w:val="Hyperlink"/>
            <w:sz w:val="20"/>
            <w:szCs w:val="20"/>
            <w:lang w:eastAsia="x-none"/>
          </w:rPr>
          <w:t>francis.han@oracle.com</w:t>
        </w:r>
      </w:hyperlink>
      <w:r>
        <w:rPr>
          <w:sz w:val="20"/>
          <w:szCs w:val="20"/>
          <w:lang w:eastAsia="x-none"/>
        </w:rPr>
        <w:t>)</w:t>
      </w:r>
    </w:p>
    <w:p w14:paraId="0D6110D8" w14:textId="77777777" w:rsidR="00E81572" w:rsidRDefault="00E81572" w:rsidP="00E81572">
      <w:pPr>
        <w:pStyle w:val="ListParagraph"/>
        <w:ind w:left="993"/>
        <w:rPr>
          <w:sz w:val="20"/>
          <w:szCs w:val="20"/>
          <w:lang w:eastAsia="x-none"/>
        </w:rPr>
      </w:pPr>
      <w:r>
        <w:rPr>
          <w:sz w:val="20"/>
          <w:szCs w:val="20"/>
          <w:lang w:eastAsia="x-none"/>
        </w:rPr>
        <w:t>State the following message</w:t>
      </w:r>
    </w:p>
    <w:p w14:paraId="5FCFD9ED"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Detection Alert</w:t>
      </w:r>
    </w:p>
    <w:p w14:paraId="43E8406D"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Unauthorized person: &lt;date&gt;, &lt;time&gt;</w:t>
      </w:r>
    </w:p>
    <w:p w14:paraId="3FFC5B95" w14:textId="77777777" w:rsidR="00E81572" w:rsidRDefault="00E81572" w:rsidP="00E81572">
      <w:pPr>
        <w:pStyle w:val="ListParagraph"/>
        <w:numPr>
          <w:ilvl w:val="0"/>
          <w:numId w:val="12"/>
        </w:numPr>
        <w:ind w:left="1276" w:hanging="142"/>
        <w:rPr>
          <w:sz w:val="20"/>
          <w:szCs w:val="20"/>
          <w:lang w:eastAsia="x-none"/>
        </w:rPr>
      </w:pPr>
      <w:r>
        <w:rPr>
          <w:sz w:val="20"/>
          <w:szCs w:val="20"/>
          <w:lang w:eastAsia="x-none"/>
        </w:rPr>
        <w:t>Attach picture of unauthorized person</w:t>
      </w:r>
    </w:p>
    <w:p w14:paraId="4F522FA1" w14:textId="77777777" w:rsidR="00E81572" w:rsidRDefault="00E81572" w:rsidP="00E81572">
      <w:pPr>
        <w:pStyle w:val="ListParagraph"/>
        <w:numPr>
          <w:ilvl w:val="3"/>
          <w:numId w:val="10"/>
        </w:numPr>
        <w:ind w:left="993" w:hanging="142"/>
        <w:rPr>
          <w:sz w:val="20"/>
          <w:szCs w:val="20"/>
          <w:lang w:eastAsia="x-none"/>
        </w:rPr>
      </w:pPr>
      <w:r>
        <w:rPr>
          <w:sz w:val="20"/>
          <w:szCs w:val="20"/>
          <w:lang w:eastAsia="x-none"/>
        </w:rPr>
        <w:t>Append message into log file</w:t>
      </w:r>
    </w:p>
    <w:p w14:paraId="1EFA1ECA" w14:textId="77777777" w:rsidR="00E81572" w:rsidRPr="006568FA" w:rsidRDefault="00E81572" w:rsidP="00E81572">
      <w:pPr>
        <w:pStyle w:val="ListParagraph"/>
        <w:ind w:left="567"/>
        <w:rPr>
          <w:sz w:val="20"/>
          <w:szCs w:val="20"/>
          <w:lang w:eastAsia="x-none"/>
        </w:rPr>
      </w:pPr>
    </w:p>
    <w:p w14:paraId="7C7BE30D" w14:textId="2B979A84" w:rsidR="00E81572" w:rsidRPr="006568FA" w:rsidRDefault="00E81572" w:rsidP="00E81572">
      <w:pPr>
        <w:pStyle w:val="ListParagraph"/>
        <w:numPr>
          <w:ilvl w:val="0"/>
          <w:numId w:val="14"/>
        </w:numPr>
        <w:ind w:left="284" w:hanging="284"/>
        <w:jc w:val="both"/>
        <w:rPr>
          <w:sz w:val="20"/>
          <w:szCs w:val="20"/>
          <w:lang w:eastAsia="x-none"/>
        </w:rPr>
      </w:pPr>
      <w:r w:rsidRPr="006568FA">
        <w:rPr>
          <w:sz w:val="20"/>
          <w:szCs w:val="20"/>
          <w:lang w:eastAsia="x-none"/>
        </w:rPr>
        <w:t>System Flow</w:t>
      </w:r>
    </w:p>
    <w:p w14:paraId="16FC826C" w14:textId="77777777" w:rsidR="009E0684" w:rsidRPr="00AB361F" w:rsidRDefault="009E0684">
      <w:pPr>
        <w:pStyle w:val="ListParagraph"/>
        <w:numPr>
          <w:ilvl w:val="1"/>
          <w:numId w:val="14"/>
        </w:numPr>
        <w:ind w:left="567" w:hanging="425"/>
        <w:jc w:val="both"/>
        <w:rPr>
          <w:sz w:val="20"/>
          <w:szCs w:val="20"/>
          <w:lang w:eastAsia="x-none"/>
        </w:rPr>
      </w:pPr>
      <w:r w:rsidRPr="00AB361F">
        <w:rPr>
          <w:sz w:val="20"/>
          <w:szCs w:val="20"/>
          <w:lang w:eastAsia="x-none"/>
        </w:rPr>
        <w:t>Intrusion Detection Flow</w:t>
      </w:r>
    </w:p>
    <w:p w14:paraId="70243369" w14:textId="77777777" w:rsidR="009E0684" w:rsidRDefault="009E0684" w:rsidP="009E0684">
      <w:pPr>
        <w:pStyle w:val="ListParagraph"/>
        <w:ind w:left="567"/>
        <w:jc w:val="both"/>
        <w:rPr>
          <w:sz w:val="20"/>
          <w:szCs w:val="20"/>
          <w:lang w:eastAsia="x-none"/>
        </w:rPr>
      </w:pPr>
      <w:r>
        <w:rPr>
          <w:sz w:val="20"/>
          <w:szCs w:val="20"/>
          <w:lang w:eastAsia="x-none"/>
        </w:rPr>
        <w:t>Purpose: Check whether there is any suspicious object for intrusion and report detection</w:t>
      </w:r>
    </w:p>
    <w:p w14:paraId="37D53C9B" w14:textId="77777777" w:rsidR="009E0684" w:rsidRDefault="009E0684" w:rsidP="009E0684">
      <w:pPr>
        <w:pStyle w:val="ListParagraph"/>
        <w:ind w:left="567"/>
        <w:jc w:val="both"/>
        <w:rPr>
          <w:sz w:val="20"/>
          <w:szCs w:val="20"/>
          <w:lang w:eastAsia="x-none"/>
        </w:rPr>
      </w:pPr>
      <w:r>
        <w:rPr>
          <w:sz w:val="20"/>
          <w:szCs w:val="20"/>
          <w:lang w:eastAsia="x-none"/>
        </w:rPr>
        <w:t>Proposed API:</w:t>
      </w:r>
    </w:p>
    <w:p w14:paraId="0A82CAB9" w14:textId="77777777" w:rsidR="009E0684" w:rsidRDefault="009E0684" w:rsidP="009E0684">
      <w:pPr>
        <w:pStyle w:val="ListParagraph"/>
        <w:ind w:left="567" w:firstLine="142"/>
        <w:jc w:val="both"/>
        <w:rPr>
          <w:sz w:val="20"/>
          <w:szCs w:val="20"/>
          <w:lang w:eastAsia="x-none"/>
        </w:rPr>
      </w:pPr>
      <w:r>
        <w:rPr>
          <w:sz w:val="20"/>
          <w:szCs w:val="20"/>
          <w:lang w:eastAsia="x-none"/>
        </w:rPr>
        <w:t># Parameters:</w:t>
      </w:r>
    </w:p>
    <w:p w14:paraId="56A7C876" w14:textId="77777777" w:rsidR="009E0684" w:rsidRDefault="009E0684" w:rsidP="009E0684">
      <w:pPr>
        <w:pStyle w:val="ListParagraph"/>
        <w:ind w:left="1560" w:hanging="851"/>
        <w:jc w:val="both"/>
        <w:rPr>
          <w:sz w:val="20"/>
          <w:szCs w:val="20"/>
          <w:lang w:eastAsia="x-none"/>
        </w:rPr>
      </w:pPr>
      <w:r>
        <w:rPr>
          <w:sz w:val="20"/>
          <w:szCs w:val="20"/>
          <w:lang w:eastAsia="x-none"/>
        </w:rPr>
        <w:t># frame:  Open CV captured frame image or video file frame image</w:t>
      </w:r>
    </w:p>
    <w:p w14:paraId="7DC24BFA" w14:textId="77777777" w:rsidR="009E0684" w:rsidRDefault="009E0684" w:rsidP="009E0684">
      <w:pPr>
        <w:pStyle w:val="ListParagraph"/>
        <w:ind w:left="1560" w:hanging="851"/>
        <w:jc w:val="both"/>
        <w:rPr>
          <w:sz w:val="20"/>
          <w:szCs w:val="20"/>
          <w:lang w:eastAsia="x-none"/>
        </w:rPr>
      </w:pPr>
      <w:r>
        <w:rPr>
          <w:sz w:val="20"/>
          <w:szCs w:val="20"/>
          <w:lang w:eastAsia="x-none"/>
        </w:rPr>
        <w:t xml:space="preserve"># Return: List of detection result and mask image; Detection result is True if intrusion is detected, and False if not detected  </w:t>
      </w:r>
    </w:p>
    <w:p w14:paraId="21E9B25A" w14:textId="77777777" w:rsidR="009E0684" w:rsidRDefault="009E0684" w:rsidP="009E0684">
      <w:pPr>
        <w:pStyle w:val="ListParagraph"/>
        <w:ind w:left="567"/>
        <w:jc w:val="both"/>
        <w:rPr>
          <w:sz w:val="20"/>
          <w:szCs w:val="20"/>
          <w:lang w:eastAsia="x-none"/>
        </w:rPr>
      </w:pPr>
      <w:r>
        <w:rPr>
          <w:sz w:val="20"/>
          <w:szCs w:val="20"/>
          <w:lang w:eastAsia="x-none"/>
        </w:rPr>
        <w:t>Function: def perform_intrusion_detection(frame)</w:t>
      </w:r>
    </w:p>
    <w:p w14:paraId="1D6BFC57" w14:textId="77777777" w:rsidR="009E0684" w:rsidRDefault="009E0684" w:rsidP="009E0684">
      <w:pPr>
        <w:pStyle w:val="ListParagraph"/>
        <w:ind w:left="567"/>
        <w:jc w:val="both"/>
        <w:rPr>
          <w:sz w:val="20"/>
          <w:szCs w:val="20"/>
          <w:lang w:eastAsia="x-none"/>
        </w:rPr>
      </w:pPr>
    </w:p>
    <w:p w14:paraId="52BC60AF" w14:textId="77777777" w:rsidR="009E0684" w:rsidRDefault="009E0684" w:rsidP="009E0684">
      <w:pPr>
        <w:pStyle w:val="ListParagraph"/>
        <w:numPr>
          <w:ilvl w:val="1"/>
          <w:numId w:val="14"/>
        </w:numPr>
        <w:ind w:left="567" w:hanging="425"/>
        <w:jc w:val="both"/>
        <w:rPr>
          <w:sz w:val="20"/>
          <w:szCs w:val="20"/>
          <w:lang w:eastAsia="x-none"/>
        </w:rPr>
      </w:pPr>
      <w:r>
        <w:rPr>
          <w:sz w:val="20"/>
          <w:szCs w:val="20"/>
          <w:lang w:eastAsia="x-none"/>
        </w:rPr>
        <w:t>Face Recognition Flow</w:t>
      </w:r>
    </w:p>
    <w:p w14:paraId="1FD5F391" w14:textId="77777777" w:rsidR="009E0684" w:rsidRDefault="009E0684" w:rsidP="009E0684">
      <w:pPr>
        <w:pStyle w:val="ListParagraph"/>
        <w:ind w:left="567"/>
        <w:jc w:val="both"/>
        <w:rPr>
          <w:sz w:val="20"/>
          <w:szCs w:val="20"/>
          <w:lang w:eastAsia="x-none"/>
        </w:rPr>
      </w:pPr>
      <w:r>
        <w:rPr>
          <w:sz w:val="20"/>
          <w:szCs w:val="20"/>
          <w:lang w:eastAsia="x-none"/>
        </w:rPr>
        <w:t>Purpose: Perform face recognition and retrieve list of recognized and unknown face name and images</w:t>
      </w:r>
    </w:p>
    <w:p w14:paraId="6DEDBAEB" w14:textId="77777777" w:rsidR="009E0684" w:rsidRDefault="009E0684" w:rsidP="009E0684">
      <w:pPr>
        <w:pStyle w:val="ListParagraph"/>
        <w:ind w:left="567"/>
        <w:jc w:val="both"/>
        <w:rPr>
          <w:sz w:val="20"/>
          <w:szCs w:val="20"/>
          <w:lang w:eastAsia="x-none"/>
        </w:rPr>
      </w:pPr>
      <w:r>
        <w:rPr>
          <w:sz w:val="20"/>
          <w:szCs w:val="20"/>
          <w:lang w:eastAsia="x-none"/>
        </w:rPr>
        <w:t>Proposed API:</w:t>
      </w:r>
    </w:p>
    <w:p w14:paraId="5428C0E1" w14:textId="77777777" w:rsidR="009E0684" w:rsidRDefault="009E0684" w:rsidP="009E0684">
      <w:pPr>
        <w:pStyle w:val="ListParagraph"/>
        <w:ind w:left="567" w:firstLine="142"/>
        <w:jc w:val="both"/>
        <w:rPr>
          <w:sz w:val="20"/>
          <w:szCs w:val="20"/>
          <w:lang w:eastAsia="x-none"/>
        </w:rPr>
      </w:pPr>
      <w:r>
        <w:rPr>
          <w:sz w:val="20"/>
          <w:szCs w:val="20"/>
          <w:lang w:eastAsia="x-none"/>
        </w:rPr>
        <w:t># Parameters:</w:t>
      </w:r>
    </w:p>
    <w:p w14:paraId="3A7C6D27" w14:textId="77777777" w:rsidR="009E0684" w:rsidRDefault="009E0684" w:rsidP="009E0684">
      <w:pPr>
        <w:pStyle w:val="ListParagraph"/>
        <w:ind w:left="1560" w:hanging="851"/>
        <w:jc w:val="both"/>
        <w:rPr>
          <w:sz w:val="20"/>
          <w:szCs w:val="20"/>
          <w:lang w:eastAsia="x-none"/>
        </w:rPr>
      </w:pPr>
      <w:r>
        <w:rPr>
          <w:sz w:val="20"/>
          <w:szCs w:val="20"/>
          <w:lang w:eastAsia="x-none"/>
        </w:rPr>
        <w:t># frame:  Open CV captured frame image or video file frame image</w:t>
      </w:r>
    </w:p>
    <w:p w14:paraId="52743CD8" w14:textId="77777777" w:rsidR="009E0684" w:rsidRDefault="009E0684" w:rsidP="009E0684">
      <w:pPr>
        <w:pStyle w:val="ListParagraph"/>
        <w:ind w:left="1560" w:hanging="851"/>
        <w:jc w:val="both"/>
        <w:rPr>
          <w:sz w:val="20"/>
          <w:szCs w:val="20"/>
          <w:lang w:eastAsia="x-none"/>
        </w:rPr>
      </w:pPr>
      <w:r>
        <w:rPr>
          <w:sz w:val="20"/>
          <w:szCs w:val="20"/>
          <w:lang w:eastAsia="x-none"/>
        </w:rPr>
        <w:t xml:space="preserve"># Return: List of face name, face location (x, y, w, h) and face image; Unrecognized face name is “unknown”. E.g., [[“unknown”, [10,10,200,200], unknown_face_image], </w:t>
      </w:r>
      <w:r>
        <w:rPr>
          <w:sz w:val="20"/>
          <w:szCs w:val="20"/>
          <w:lang w:eastAsia="x-none"/>
        </w:rPr>
        <w:lastRenderedPageBreak/>
        <w:t>[“people1_name”, [15,15,200,200], people1_face_image], [“people2_name”, [25,25,200,200], people2_face_image]]</w:t>
      </w:r>
    </w:p>
    <w:p w14:paraId="504F15D7" w14:textId="0A2A73B1" w:rsidR="009E0684" w:rsidRDefault="009E0684" w:rsidP="009E0684">
      <w:pPr>
        <w:pStyle w:val="ListParagraph"/>
        <w:ind w:left="1560" w:hanging="851"/>
        <w:jc w:val="both"/>
        <w:rPr>
          <w:sz w:val="20"/>
          <w:szCs w:val="20"/>
          <w:lang w:eastAsia="x-none"/>
        </w:rPr>
      </w:pPr>
      <w:r>
        <w:rPr>
          <w:sz w:val="20"/>
          <w:szCs w:val="20"/>
          <w:lang w:eastAsia="x-none"/>
        </w:rPr>
        <w:t xml:space="preserve">Function: def perform_face_recognition(frame) </w:t>
      </w:r>
    </w:p>
    <w:p w14:paraId="19A50234" w14:textId="77777777" w:rsidR="00010CD5" w:rsidRDefault="00010CD5" w:rsidP="009E0684">
      <w:pPr>
        <w:pStyle w:val="ListParagraph"/>
        <w:ind w:left="1560" w:hanging="851"/>
        <w:jc w:val="both"/>
        <w:rPr>
          <w:sz w:val="20"/>
          <w:szCs w:val="20"/>
          <w:lang w:eastAsia="x-none"/>
        </w:rPr>
      </w:pPr>
    </w:p>
    <w:p w14:paraId="0505BE1D" w14:textId="77777777" w:rsidR="009E0684" w:rsidRDefault="009E0684" w:rsidP="009E0684">
      <w:pPr>
        <w:pStyle w:val="ListParagraph"/>
        <w:numPr>
          <w:ilvl w:val="1"/>
          <w:numId w:val="14"/>
        </w:numPr>
        <w:ind w:left="567" w:hanging="425"/>
        <w:jc w:val="both"/>
        <w:rPr>
          <w:sz w:val="20"/>
          <w:szCs w:val="20"/>
          <w:lang w:eastAsia="x-none"/>
        </w:rPr>
      </w:pPr>
      <w:r>
        <w:rPr>
          <w:sz w:val="20"/>
          <w:szCs w:val="20"/>
          <w:lang w:eastAsia="x-none"/>
        </w:rPr>
        <w:t>Alert Message Flow</w:t>
      </w:r>
    </w:p>
    <w:p w14:paraId="485B0C51" w14:textId="77777777" w:rsidR="009E0684" w:rsidRDefault="009E0684" w:rsidP="009E0684">
      <w:pPr>
        <w:pStyle w:val="ListParagraph"/>
        <w:ind w:left="567"/>
        <w:jc w:val="both"/>
        <w:rPr>
          <w:sz w:val="20"/>
          <w:szCs w:val="20"/>
          <w:lang w:eastAsia="x-none"/>
        </w:rPr>
      </w:pPr>
      <w:r>
        <w:rPr>
          <w:sz w:val="20"/>
          <w:szCs w:val="20"/>
          <w:lang w:eastAsia="x-none"/>
        </w:rPr>
        <w:t>Call AlertClient API:</w:t>
      </w:r>
    </w:p>
    <w:p w14:paraId="67F45897" w14:textId="77777777" w:rsidR="009E0684" w:rsidRDefault="009E0684" w:rsidP="009E0684">
      <w:pPr>
        <w:pStyle w:val="ListParagraph"/>
        <w:numPr>
          <w:ilvl w:val="0"/>
          <w:numId w:val="15"/>
        </w:numPr>
        <w:ind w:left="993" w:hanging="284"/>
        <w:jc w:val="both"/>
        <w:rPr>
          <w:sz w:val="20"/>
          <w:szCs w:val="20"/>
          <w:lang w:eastAsia="x-none"/>
        </w:rPr>
      </w:pPr>
      <w:r>
        <w:rPr>
          <w:sz w:val="20"/>
          <w:szCs w:val="20"/>
          <w:lang w:eastAsia="x-none"/>
        </w:rPr>
        <w:t>Send SMS message</w:t>
      </w:r>
    </w:p>
    <w:p w14:paraId="23F7788A" w14:textId="77777777" w:rsidR="009E0684" w:rsidRDefault="009E0684" w:rsidP="009E0684">
      <w:pPr>
        <w:pStyle w:val="ListParagraph"/>
        <w:ind w:left="993"/>
        <w:jc w:val="both"/>
        <w:rPr>
          <w:sz w:val="20"/>
          <w:szCs w:val="20"/>
          <w:lang w:eastAsia="x-none"/>
        </w:rPr>
      </w:pPr>
      <w:r>
        <w:rPr>
          <w:sz w:val="20"/>
          <w:szCs w:val="20"/>
          <w:lang w:eastAsia="x-none"/>
        </w:rPr>
        <w:t>send_sms(sms_message, target_phone=94389636)</w:t>
      </w:r>
    </w:p>
    <w:p w14:paraId="67D81E3F" w14:textId="77777777" w:rsidR="009E0684" w:rsidRDefault="009E0684" w:rsidP="009E0684">
      <w:pPr>
        <w:pStyle w:val="ListParagraph"/>
        <w:numPr>
          <w:ilvl w:val="0"/>
          <w:numId w:val="15"/>
        </w:numPr>
        <w:ind w:left="993" w:hanging="284"/>
        <w:jc w:val="both"/>
        <w:rPr>
          <w:sz w:val="20"/>
          <w:szCs w:val="20"/>
          <w:lang w:eastAsia="x-none"/>
        </w:rPr>
      </w:pPr>
      <w:r>
        <w:rPr>
          <w:sz w:val="20"/>
          <w:szCs w:val="20"/>
          <w:lang w:eastAsia="x-none"/>
        </w:rPr>
        <w:t>Send email</w:t>
      </w:r>
    </w:p>
    <w:p w14:paraId="63B27713" w14:textId="4F9351B4" w:rsidR="005B197C" w:rsidRDefault="009E0684" w:rsidP="00AB361F">
      <w:pPr>
        <w:pStyle w:val="ListParagraph"/>
      </w:pPr>
      <w:r>
        <w:rPr>
          <w:sz w:val="20"/>
          <w:szCs w:val="20"/>
          <w:lang w:eastAsia="x-none"/>
        </w:rPr>
        <w:t>send_email_with_images(email_content, subject_message, alert_type=’Notice’, image_name_prefix=’image_’, image_list=[])</w:t>
      </w:r>
    </w:p>
    <w:p w14:paraId="0817E3F5" w14:textId="77777777" w:rsidR="009303D9" w:rsidRPr="006B6B66" w:rsidRDefault="008656A0" w:rsidP="006B6B66">
      <w:pPr>
        <w:pStyle w:val="Heading1"/>
      </w:pPr>
      <w:r>
        <w:t>System Des</w:t>
      </w:r>
      <w:r w:rsidR="0080225A">
        <w:t>ign</w:t>
      </w:r>
    </w:p>
    <w:p w14:paraId="1790E9CD" w14:textId="77777777" w:rsidR="009303D9" w:rsidRDefault="00FA2C68" w:rsidP="00ED0149">
      <w:pPr>
        <w:pStyle w:val="Heading2"/>
      </w:pPr>
      <w:r>
        <w:t>Detecting a presence</w:t>
      </w:r>
    </w:p>
    <w:p w14:paraId="2D660F00" w14:textId="77777777" w:rsidR="009303D9" w:rsidRPr="0029660B" w:rsidRDefault="0029660B" w:rsidP="00E7596C">
      <w:pPr>
        <w:pStyle w:val="BodyText"/>
        <w:rPr>
          <w:lang w:val="en-US"/>
        </w:rPr>
      </w:pPr>
      <w:r>
        <w:rPr>
          <w:lang w:val="en-US"/>
        </w:rPr>
        <w:t>When a person appears within the proximity of the demo asset, the security system will be turned on</w:t>
      </w:r>
      <w:r w:rsidR="009303D9" w:rsidRPr="005B520E">
        <w:t>.</w:t>
      </w:r>
      <w:r>
        <w:rPr>
          <w:lang w:val="en-US"/>
        </w:rPr>
        <w:t xml:space="preserve"> This is made possible with a camera and an accompanying algorithm. The algorithm runs a background segmentation code and is constantly on a lookout for any change in the image. When a change happens, it triggers the face recognition algorithm to start operating. </w:t>
      </w:r>
    </w:p>
    <w:p w14:paraId="3F5A4F50" w14:textId="77777777" w:rsidR="009303D9" w:rsidRPr="005B520E" w:rsidRDefault="0029660B" w:rsidP="00ED0149">
      <w:pPr>
        <w:pStyle w:val="Heading2"/>
      </w:pPr>
      <w:r>
        <w:t>Recognizing the Face</w:t>
      </w:r>
    </w:p>
    <w:p w14:paraId="06A18183" w14:textId="77777777" w:rsidR="0080225A" w:rsidRDefault="00E12C03" w:rsidP="0080225A">
      <w:pPr>
        <w:pStyle w:val="BodyText"/>
        <w:ind w:firstLine="0"/>
        <w:jc w:val="left"/>
        <w:rPr>
          <w:lang w:val="en-US"/>
        </w:rPr>
      </w:pPr>
      <w:r>
        <w:rPr>
          <w:lang w:val="en-US"/>
        </w:rPr>
        <w:tab/>
      </w:r>
      <w:r w:rsidR="00A00FAC" w:rsidRPr="005B6653">
        <w:rPr>
          <w:lang w:val="en-US"/>
        </w:rPr>
        <w:t xml:space="preserve">The input is </w:t>
      </w:r>
      <w:r w:rsidR="005B6653">
        <w:rPr>
          <w:lang w:val="en-US"/>
        </w:rPr>
        <w:t>a</w:t>
      </w:r>
      <w:r w:rsidR="00A00FAC" w:rsidRPr="005B6653">
        <w:rPr>
          <w:lang w:val="en-US"/>
        </w:rPr>
        <w:t xml:space="preserve"> video stream captured by </w:t>
      </w:r>
      <w:r w:rsidR="005B6653">
        <w:rPr>
          <w:lang w:val="en-US"/>
        </w:rPr>
        <w:t>one camera with a 4K resolution</w:t>
      </w:r>
      <w:r w:rsidR="00A00FAC" w:rsidRPr="005B6653">
        <w:rPr>
          <w:lang w:val="en-US"/>
        </w:rPr>
        <w:t>.</w:t>
      </w:r>
      <w:r w:rsidR="005B6653">
        <w:rPr>
          <w:lang w:val="en-US"/>
        </w:rPr>
        <w:t xml:space="preserve"> The </w:t>
      </w:r>
      <w:r w:rsidR="00A00FAC" w:rsidRPr="005B6653">
        <w:rPr>
          <w:lang w:val="en-US"/>
        </w:rPr>
        <w:t>Open</w:t>
      </w:r>
      <w:r w:rsidR="005B6653">
        <w:rPr>
          <w:lang w:val="en-US"/>
        </w:rPr>
        <w:t>CV</w:t>
      </w:r>
      <w:r w:rsidR="00A00FAC" w:rsidRPr="005B6653">
        <w:rPr>
          <w:lang w:val="en-US"/>
        </w:rPr>
        <w:t xml:space="preserve"> library is </w:t>
      </w:r>
      <w:r w:rsidR="005B6653">
        <w:rPr>
          <w:lang w:val="en-US"/>
        </w:rPr>
        <w:t>employed</w:t>
      </w:r>
      <w:r w:rsidR="00A00FAC" w:rsidRPr="005B6653">
        <w:rPr>
          <w:lang w:val="en-US"/>
        </w:rPr>
        <w:t xml:space="preserve"> to capture the video stream and </w:t>
      </w:r>
      <w:r w:rsidR="005B6653">
        <w:rPr>
          <w:lang w:val="en-US"/>
        </w:rPr>
        <w:t>to process</w:t>
      </w:r>
      <w:r w:rsidR="00A00FAC" w:rsidRPr="005B6653">
        <w:rPr>
          <w:lang w:val="en-US"/>
        </w:rPr>
        <w:t xml:space="preserve"> the image</w:t>
      </w:r>
      <w:r w:rsidR="005B6653">
        <w:rPr>
          <w:lang w:val="en-US"/>
        </w:rPr>
        <w:t xml:space="preserve"> frames</w:t>
      </w:r>
      <w:r w:rsidR="00A00FAC" w:rsidRPr="005B6653">
        <w:rPr>
          <w:lang w:val="en-US"/>
        </w:rPr>
        <w:t xml:space="preserve">. </w:t>
      </w:r>
      <w:r w:rsidR="00454AFD">
        <w:rPr>
          <w:lang w:val="en-US"/>
        </w:rPr>
        <w:t>The</w:t>
      </w:r>
      <w:r w:rsidR="00A00FAC" w:rsidRPr="005B6653">
        <w:rPr>
          <w:lang w:val="en-US"/>
        </w:rPr>
        <w:t xml:space="preserve"> captured image</w:t>
      </w:r>
      <w:r w:rsidR="00454AFD">
        <w:rPr>
          <w:lang w:val="en-US"/>
        </w:rPr>
        <w:t>s</w:t>
      </w:r>
      <w:r w:rsidR="00A00FAC" w:rsidRPr="005B6653">
        <w:rPr>
          <w:lang w:val="en-US"/>
        </w:rPr>
        <w:t xml:space="preserve"> </w:t>
      </w:r>
      <w:r w:rsidR="00454AFD">
        <w:rPr>
          <w:lang w:val="en-US"/>
        </w:rPr>
        <w:t>are</w:t>
      </w:r>
      <w:r w:rsidR="00A00FAC" w:rsidRPr="005B6653">
        <w:rPr>
          <w:lang w:val="en-US"/>
        </w:rPr>
        <w:t xml:space="preserve"> transformed into Numpy array</w:t>
      </w:r>
      <w:r w:rsidR="00454AFD">
        <w:rPr>
          <w:lang w:val="en-US"/>
        </w:rPr>
        <w:t>s for processing</w:t>
      </w:r>
      <w:r w:rsidR="00A00FAC" w:rsidRPr="005B6653">
        <w:rPr>
          <w:lang w:val="en-US"/>
        </w:rPr>
        <w:t>.</w:t>
      </w:r>
      <w:r w:rsidR="00454AFD">
        <w:rPr>
          <w:lang w:val="en-US"/>
        </w:rPr>
        <w:t xml:space="preserve"> When recognition is done, the result is then shared with some peripheral systems.</w:t>
      </w:r>
      <w:r w:rsidR="0080225A">
        <w:rPr>
          <w:lang w:val="en-US"/>
        </w:rPr>
        <w:t xml:space="preserve"> </w:t>
      </w:r>
    </w:p>
    <w:p w14:paraId="7CF24312" w14:textId="1C0488DA" w:rsidR="0080225A" w:rsidRPr="0080225A" w:rsidRDefault="00E12C03" w:rsidP="0080225A">
      <w:pPr>
        <w:pStyle w:val="BodyText"/>
        <w:ind w:firstLine="0"/>
        <w:jc w:val="left"/>
        <w:rPr>
          <w:lang w:val="en-US"/>
        </w:rPr>
      </w:pPr>
      <w:r>
        <w:rPr>
          <w:lang w:val="en-US"/>
        </w:rPr>
        <w:tab/>
      </w:r>
      <w:r w:rsidR="0080225A">
        <w:rPr>
          <w:lang w:val="en-US"/>
        </w:rPr>
        <w:t xml:space="preserve">In order to </w:t>
      </w:r>
      <w:r w:rsidR="00B16B21">
        <w:rPr>
          <w:lang w:val="en-US"/>
        </w:rPr>
        <w:t>recognize</w:t>
      </w:r>
      <w:r w:rsidR="0080225A">
        <w:rPr>
          <w:lang w:val="en-US"/>
        </w:rPr>
        <w:t xml:space="preserve"> the face from the image captured, </w:t>
      </w:r>
      <w:r w:rsidR="008C64F7">
        <w:rPr>
          <w:lang w:val="en-US"/>
        </w:rPr>
        <w:t xml:space="preserve">a </w:t>
      </w:r>
      <w:r w:rsidR="0080225A">
        <w:rPr>
          <w:lang w:val="en-US"/>
        </w:rPr>
        <w:t xml:space="preserve">classifier is required. To enable fast classification, encoding of the face detection is also required. In this paper, face recognition </w:t>
      </w:r>
      <w:r w:rsidR="006B0423">
        <w:rPr>
          <w:lang w:val="en-US"/>
        </w:rPr>
        <w:t>was</w:t>
      </w:r>
      <w:r w:rsidR="0080225A">
        <w:rPr>
          <w:lang w:val="en-US"/>
        </w:rPr>
        <w:t xml:space="preserve"> using pre-trained model to encode the face and the</w:t>
      </w:r>
      <w:r w:rsidR="00FB3A35">
        <w:rPr>
          <w:lang w:val="en-US"/>
        </w:rPr>
        <w:t>n</w:t>
      </w:r>
      <w:r w:rsidR="0080225A">
        <w:rPr>
          <w:lang w:val="en-US"/>
        </w:rPr>
        <w:t xml:space="preserve"> recognize the face using classifier</w:t>
      </w:r>
      <w:r w:rsidR="00F816A8">
        <w:rPr>
          <w:lang w:val="en-US"/>
        </w:rPr>
        <w:t xml:space="preserve"> (Fig </w:t>
      </w:r>
      <w:r w:rsidR="00105A81">
        <w:rPr>
          <w:lang w:val="en-US"/>
        </w:rPr>
        <w:t>6</w:t>
      </w:r>
      <w:r w:rsidR="00F816A8">
        <w:rPr>
          <w:lang w:val="en-US"/>
        </w:rPr>
        <w:t>)</w:t>
      </w:r>
      <w:r w:rsidR="0080225A">
        <w:rPr>
          <w:lang w:val="en-US"/>
        </w:rPr>
        <w:t>.</w:t>
      </w:r>
    </w:p>
    <w:p w14:paraId="75040A7D" w14:textId="45562C94" w:rsidR="008656A0" w:rsidRDefault="00F146C8" w:rsidP="005B6653">
      <w:pPr>
        <w:pStyle w:val="BodyText"/>
        <w:ind w:firstLine="0"/>
        <w:jc w:val="left"/>
        <w:rPr>
          <w:lang w:val="en-US"/>
        </w:rPr>
      </w:pPr>
      <w:r>
        <w:rPr>
          <w:noProof/>
          <w:lang w:val="en-US" w:eastAsia="en-US"/>
        </w:rPr>
        <w:drawing>
          <wp:inline distT="0" distB="0" distL="0" distR="0" wp14:anchorId="0E31ED9E" wp14:editId="34A8A650">
            <wp:extent cx="3208149" cy="1033877"/>
            <wp:effectExtent l="0" t="0" r="0" b="14732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AB67BE7" w14:textId="0ED2838C" w:rsidR="003D0B85" w:rsidRDefault="003D0B85" w:rsidP="006D1284">
      <w:pPr>
        <w:pStyle w:val="BodyText"/>
        <w:jc w:val="center"/>
        <w:rPr>
          <w:lang w:val="en-US"/>
        </w:rPr>
      </w:pPr>
      <w:r>
        <w:rPr>
          <w:lang w:val="en-US"/>
        </w:rPr>
        <w:t xml:space="preserve">Fig </w:t>
      </w:r>
      <w:r w:rsidR="00105A81">
        <w:rPr>
          <w:lang w:val="en-US"/>
        </w:rPr>
        <w:t>6</w:t>
      </w:r>
      <w:r>
        <w:rPr>
          <w:lang w:val="en-US"/>
        </w:rPr>
        <w:t>: Face detection and recognition process</w:t>
      </w:r>
    </w:p>
    <w:p w14:paraId="45BC481A" w14:textId="64061A60" w:rsidR="0080225A" w:rsidRPr="0080225A" w:rsidRDefault="00E12C03" w:rsidP="0080225A">
      <w:pPr>
        <w:pStyle w:val="BodyText"/>
        <w:ind w:firstLine="0"/>
        <w:jc w:val="left"/>
        <w:rPr>
          <w:lang w:val="en-US"/>
        </w:rPr>
      </w:pPr>
      <w:r>
        <w:rPr>
          <w:lang w:val="en-US"/>
        </w:rPr>
        <w:tab/>
      </w:r>
      <w:r w:rsidR="0080225A">
        <w:rPr>
          <w:lang w:val="en-US"/>
        </w:rPr>
        <w:t>Classifier requires training</w:t>
      </w:r>
      <w:r w:rsidR="00EF6C8B">
        <w:rPr>
          <w:lang w:val="en-US"/>
        </w:rPr>
        <w:t xml:space="preserve"> before it can be used to predict the face </w:t>
      </w:r>
      <w:r w:rsidR="00B70121">
        <w:rPr>
          <w:lang w:val="en-US"/>
        </w:rPr>
        <w:t xml:space="preserve">as </w:t>
      </w:r>
      <w:r w:rsidR="00EF6C8B">
        <w:rPr>
          <w:lang w:val="en-US"/>
        </w:rPr>
        <w:t>belong</w:t>
      </w:r>
      <w:r w:rsidR="00B70121">
        <w:rPr>
          <w:lang w:val="en-US"/>
        </w:rPr>
        <w:t>ing</w:t>
      </w:r>
      <w:r w:rsidR="00EF6C8B">
        <w:rPr>
          <w:lang w:val="en-US"/>
        </w:rPr>
        <w:t xml:space="preserve"> to which person of interest. Hence, sampling and training must be done</w:t>
      </w:r>
      <w:r w:rsidR="00B208AB">
        <w:rPr>
          <w:lang w:val="en-US"/>
        </w:rPr>
        <w:t xml:space="preserve"> (Fig </w:t>
      </w:r>
      <w:r w:rsidR="004A15D2">
        <w:rPr>
          <w:lang w:val="en-US"/>
        </w:rPr>
        <w:t>7</w:t>
      </w:r>
      <w:r w:rsidR="00B208AB">
        <w:rPr>
          <w:lang w:val="en-US"/>
        </w:rPr>
        <w:t>)</w:t>
      </w:r>
      <w:r w:rsidR="00EF6C8B">
        <w:rPr>
          <w:lang w:val="en-US"/>
        </w:rPr>
        <w:t>.</w:t>
      </w:r>
    </w:p>
    <w:p w14:paraId="6326D899" w14:textId="77777777" w:rsidR="0080225A" w:rsidRPr="005B6653" w:rsidRDefault="0080225A" w:rsidP="005B6653">
      <w:pPr>
        <w:pStyle w:val="BodyText"/>
        <w:ind w:firstLine="0"/>
        <w:jc w:val="left"/>
        <w:rPr>
          <w:lang w:val="en-US"/>
        </w:rPr>
      </w:pPr>
    </w:p>
    <w:p w14:paraId="6450468A" w14:textId="77777777" w:rsidR="009303D9" w:rsidRDefault="00EF6C8B" w:rsidP="005B6653">
      <w:pPr>
        <w:pStyle w:val="BodyText"/>
        <w:ind w:firstLine="0"/>
        <w:jc w:val="left"/>
      </w:pPr>
      <w:r>
        <w:rPr>
          <w:noProof/>
          <w:lang w:val="en-US" w:eastAsia="en-US"/>
        </w:rPr>
        <w:drawing>
          <wp:inline distT="0" distB="0" distL="0" distR="0" wp14:anchorId="2B267382" wp14:editId="7D2A0057">
            <wp:extent cx="3083796" cy="281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6320" cy="283999"/>
                    </a:xfrm>
                    <a:prstGeom prst="rect">
                      <a:avLst/>
                    </a:prstGeom>
                    <a:noFill/>
                  </pic:spPr>
                </pic:pic>
              </a:graphicData>
            </a:graphic>
          </wp:inline>
        </w:drawing>
      </w:r>
    </w:p>
    <w:p w14:paraId="315E6049" w14:textId="02D3FC9B" w:rsidR="003D0B85" w:rsidRPr="003D0B85" w:rsidRDefault="003D0B85" w:rsidP="003D0B85">
      <w:pPr>
        <w:pStyle w:val="BodyText"/>
        <w:rPr>
          <w:lang w:val="en-US"/>
        </w:rPr>
      </w:pPr>
      <w:r>
        <w:rPr>
          <w:lang w:val="en-US"/>
        </w:rPr>
        <w:t xml:space="preserve">Fig </w:t>
      </w:r>
      <w:r w:rsidR="004A15D2">
        <w:rPr>
          <w:lang w:val="en-US"/>
        </w:rPr>
        <w:t>7</w:t>
      </w:r>
      <w:r>
        <w:rPr>
          <w:lang w:val="en-US"/>
        </w:rPr>
        <w:t>: Face detection and recognition model training</w:t>
      </w:r>
    </w:p>
    <w:p w14:paraId="0CA09BFA" w14:textId="77777777" w:rsidR="00EF6C8B" w:rsidRDefault="00EF6C8B" w:rsidP="00EF6C8B">
      <w:pPr>
        <w:pStyle w:val="Heading1"/>
      </w:pPr>
      <w:r>
        <w:t>Face Sampling and Augmentation</w:t>
      </w:r>
    </w:p>
    <w:p w14:paraId="088C75EE" w14:textId="4AC5A16B" w:rsidR="00EF6C8B" w:rsidRDefault="00E12C03" w:rsidP="00EF6C8B">
      <w:pPr>
        <w:pStyle w:val="BodyText"/>
        <w:ind w:firstLine="0"/>
        <w:jc w:val="left"/>
        <w:rPr>
          <w:lang w:val="en-US"/>
        </w:rPr>
      </w:pPr>
      <w:r>
        <w:rPr>
          <w:lang w:val="en-US"/>
        </w:rPr>
        <w:tab/>
      </w:r>
      <w:r w:rsidR="00EF6C8B">
        <w:rPr>
          <w:lang w:val="en-US"/>
        </w:rPr>
        <w:t>In this context, face sampling consists of collection of image</w:t>
      </w:r>
      <w:r w:rsidR="004C56FF">
        <w:rPr>
          <w:lang w:val="en-US"/>
        </w:rPr>
        <w:t>s</w:t>
      </w:r>
      <w:r w:rsidR="00EF6C8B">
        <w:rPr>
          <w:lang w:val="en-US"/>
        </w:rPr>
        <w:t xml:space="preserve"> </w:t>
      </w:r>
      <w:r w:rsidR="004C56FF">
        <w:rPr>
          <w:lang w:val="en-US"/>
        </w:rPr>
        <w:t xml:space="preserve">that </w:t>
      </w:r>
      <w:r w:rsidR="00EF6C8B">
        <w:rPr>
          <w:lang w:val="en-US"/>
        </w:rPr>
        <w:t xml:space="preserve">belong to person of interest and negative targets. </w:t>
      </w:r>
    </w:p>
    <w:p w14:paraId="0F94D01B" w14:textId="66AD3D8E" w:rsidR="00EF6C8B" w:rsidRDefault="00E12C03" w:rsidP="00EF6C8B">
      <w:pPr>
        <w:pStyle w:val="BodyText"/>
        <w:ind w:firstLine="0"/>
        <w:jc w:val="left"/>
        <w:rPr>
          <w:lang w:val="en-US"/>
        </w:rPr>
      </w:pPr>
      <w:r>
        <w:rPr>
          <w:lang w:val="en-US"/>
        </w:rPr>
        <w:tab/>
      </w:r>
      <w:r w:rsidR="00EF6C8B">
        <w:rPr>
          <w:lang w:val="en-US"/>
        </w:rPr>
        <w:t>Image</w:t>
      </w:r>
      <w:r w:rsidR="00081C42">
        <w:rPr>
          <w:lang w:val="en-US"/>
        </w:rPr>
        <w:t>s</w:t>
      </w:r>
      <w:r w:rsidR="00EF6C8B">
        <w:rPr>
          <w:lang w:val="en-US"/>
        </w:rPr>
        <w:t xml:space="preserve"> </w:t>
      </w:r>
      <w:r w:rsidR="00A543B3">
        <w:rPr>
          <w:lang w:val="en-US"/>
        </w:rPr>
        <w:t>were</w:t>
      </w:r>
      <w:r w:rsidR="00EF6C8B">
        <w:rPr>
          <w:lang w:val="en-US"/>
        </w:rPr>
        <w:t xml:space="preserve"> taken from 3 persons of interest in various angle</w:t>
      </w:r>
      <w:r w:rsidR="006C7349">
        <w:rPr>
          <w:lang w:val="en-US"/>
        </w:rPr>
        <w:t>s</w:t>
      </w:r>
      <w:r w:rsidR="00EF6C8B">
        <w:rPr>
          <w:lang w:val="en-US"/>
        </w:rPr>
        <w:t xml:space="preserve">, light exposure and expression. </w:t>
      </w:r>
      <w:r w:rsidR="008B2978">
        <w:rPr>
          <w:lang w:val="en-US"/>
        </w:rPr>
        <w:t>Doing t</w:t>
      </w:r>
      <w:r w:rsidR="00EF6C8B">
        <w:rPr>
          <w:lang w:val="en-US"/>
        </w:rPr>
        <w:t>his will improve the accuracy and precision of the model.</w:t>
      </w:r>
      <w:r w:rsidR="00E232F9">
        <w:rPr>
          <w:lang w:val="en-US"/>
        </w:rPr>
        <w:t xml:space="preserve"> </w:t>
      </w:r>
    </w:p>
    <w:p w14:paraId="5B004877" w14:textId="3A04679E" w:rsidR="00EF6C8B" w:rsidRDefault="00E12C03" w:rsidP="00EF6C8B">
      <w:pPr>
        <w:pStyle w:val="BodyText"/>
        <w:ind w:firstLine="0"/>
        <w:jc w:val="left"/>
        <w:rPr>
          <w:lang w:val="en-US"/>
        </w:rPr>
      </w:pPr>
      <w:r>
        <w:rPr>
          <w:lang w:val="en-US"/>
        </w:rPr>
        <w:tab/>
      </w:r>
      <w:r w:rsidR="00EF6C8B">
        <w:rPr>
          <w:lang w:val="en-US"/>
        </w:rPr>
        <w:t xml:space="preserve">Images </w:t>
      </w:r>
      <w:r w:rsidR="00A543B3">
        <w:rPr>
          <w:lang w:val="en-US"/>
        </w:rPr>
        <w:t>were</w:t>
      </w:r>
      <w:r w:rsidR="00EF6C8B">
        <w:rPr>
          <w:lang w:val="en-US"/>
        </w:rPr>
        <w:t xml:space="preserve"> also taken or collected </w:t>
      </w:r>
      <w:r w:rsidR="00E232F9">
        <w:rPr>
          <w:lang w:val="en-US"/>
        </w:rPr>
        <w:t>from n</w:t>
      </w:r>
      <w:r w:rsidR="00857629">
        <w:rPr>
          <w:lang w:val="en-US"/>
        </w:rPr>
        <w:t>on-</w:t>
      </w:r>
      <w:r w:rsidR="00E232F9">
        <w:rPr>
          <w:lang w:val="en-US"/>
        </w:rPr>
        <w:t>target</w:t>
      </w:r>
      <w:r w:rsidR="00857629">
        <w:rPr>
          <w:lang w:val="en-US"/>
        </w:rPr>
        <w:t>ed</w:t>
      </w:r>
      <w:r w:rsidR="00E232F9">
        <w:rPr>
          <w:lang w:val="en-US"/>
        </w:rPr>
        <w:t xml:space="preserve"> </w:t>
      </w:r>
      <w:r w:rsidR="003D0B85">
        <w:rPr>
          <w:lang w:val="en-US"/>
        </w:rPr>
        <w:t>persons;</w:t>
      </w:r>
      <w:r w:rsidR="00E232F9">
        <w:rPr>
          <w:lang w:val="en-US"/>
        </w:rPr>
        <w:t xml:space="preserve"> this </w:t>
      </w:r>
      <w:r w:rsidR="00A543B3">
        <w:rPr>
          <w:lang w:val="en-US"/>
        </w:rPr>
        <w:t>was</w:t>
      </w:r>
      <w:r w:rsidR="00E232F9">
        <w:rPr>
          <w:lang w:val="en-US"/>
        </w:rPr>
        <w:t xml:space="preserve"> aimed </w:t>
      </w:r>
      <w:r w:rsidR="00A543B3">
        <w:rPr>
          <w:lang w:val="en-US"/>
        </w:rPr>
        <w:t>at</w:t>
      </w:r>
      <w:r w:rsidR="00E232F9">
        <w:rPr>
          <w:lang w:val="en-US"/>
        </w:rPr>
        <w:t xml:space="preserve"> reduc</w:t>
      </w:r>
      <w:r w:rsidR="00A543B3">
        <w:rPr>
          <w:lang w:val="en-US"/>
        </w:rPr>
        <w:t>ing</w:t>
      </w:r>
      <w:r w:rsidR="00E232F9">
        <w:rPr>
          <w:lang w:val="en-US"/>
        </w:rPr>
        <w:t xml:space="preserve"> false positive cases.</w:t>
      </w:r>
    </w:p>
    <w:p w14:paraId="34E8E0F6" w14:textId="3316FA7E" w:rsidR="00E232F9" w:rsidRDefault="00E12C03" w:rsidP="00EF6C8B">
      <w:pPr>
        <w:pStyle w:val="BodyText"/>
        <w:ind w:firstLine="0"/>
        <w:jc w:val="left"/>
        <w:rPr>
          <w:lang w:val="en-US"/>
        </w:rPr>
      </w:pPr>
      <w:r>
        <w:rPr>
          <w:lang w:val="en-US"/>
        </w:rPr>
        <w:tab/>
      </w:r>
      <w:r w:rsidR="00E232F9">
        <w:rPr>
          <w:lang w:val="en-US"/>
        </w:rPr>
        <w:t xml:space="preserve">However, only limited number of samples can be collected. </w:t>
      </w:r>
      <w:r w:rsidR="004C010B">
        <w:rPr>
          <w:lang w:val="en-US"/>
        </w:rPr>
        <w:t>Eighty-two</w:t>
      </w:r>
      <w:r w:rsidR="00E232F9">
        <w:rPr>
          <w:lang w:val="en-US"/>
        </w:rPr>
        <w:t xml:space="preserve"> images </w:t>
      </w:r>
      <w:r w:rsidR="005E7B1C">
        <w:rPr>
          <w:lang w:val="en-US"/>
        </w:rPr>
        <w:t>were</w:t>
      </w:r>
      <w:r w:rsidR="00E232F9">
        <w:rPr>
          <w:lang w:val="en-US"/>
        </w:rPr>
        <w:t xml:space="preserve"> collected for targeted person and </w:t>
      </w:r>
      <w:r w:rsidR="00857629">
        <w:rPr>
          <w:lang w:val="en-US"/>
        </w:rPr>
        <w:t xml:space="preserve">37 non-targeted images </w:t>
      </w:r>
      <w:r w:rsidR="005E7B1C">
        <w:rPr>
          <w:lang w:val="en-US"/>
        </w:rPr>
        <w:t>were</w:t>
      </w:r>
      <w:r w:rsidR="00857629">
        <w:rPr>
          <w:lang w:val="en-US"/>
        </w:rPr>
        <w:t xml:space="preserve"> collected. </w:t>
      </w:r>
      <w:r w:rsidR="00E232F9">
        <w:rPr>
          <w:lang w:val="en-US"/>
        </w:rPr>
        <w:t xml:space="preserve">Augmentation </w:t>
      </w:r>
      <w:r w:rsidR="008F4CCB">
        <w:rPr>
          <w:lang w:val="en-US"/>
        </w:rPr>
        <w:t>was</w:t>
      </w:r>
      <w:r w:rsidR="00E232F9">
        <w:rPr>
          <w:lang w:val="en-US"/>
        </w:rPr>
        <w:t xml:space="preserve"> used to increase the number of samples.</w:t>
      </w:r>
    </w:p>
    <w:p w14:paraId="650B0E23" w14:textId="0BE9BAA8" w:rsidR="00E232F9" w:rsidRDefault="00E12C03" w:rsidP="00EF6C8B">
      <w:pPr>
        <w:pStyle w:val="BodyText"/>
        <w:ind w:firstLine="0"/>
        <w:jc w:val="left"/>
        <w:rPr>
          <w:lang w:val="en-US"/>
        </w:rPr>
      </w:pPr>
      <w:r>
        <w:rPr>
          <w:lang w:val="en-US"/>
        </w:rPr>
        <w:tab/>
      </w:r>
      <w:r w:rsidR="00E232F9">
        <w:rPr>
          <w:lang w:val="en-US"/>
        </w:rPr>
        <w:t>In this context, the image</w:t>
      </w:r>
      <w:r w:rsidR="00857629">
        <w:rPr>
          <w:lang w:val="en-US"/>
        </w:rPr>
        <w:t>s</w:t>
      </w:r>
      <w:r w:rsidR="00E232F9">
        <w:rPr>
          <w:lang w:val="en-US"/>
        </w:rPr>
        <w:t xml:space="preserve"> </w:t>
      </w:r>
      <w:r w:rsidR="008F4CCB">
        <w:rPr>
          <w:lang w:val="en-US"/>
        </w:rPr>
        <w:t>were</w:t>
      </w:r>
      <w:r w:rsidR="00E232F9">
        <w:rPr>
          <w:lang w:val="en-US"/>
        </w:rPr>
        <w:t xml:space="preserve"> flipped horizontally, rotated or translated. To further enhance the model accuracy, gaussian blur and Laplacian of Gaussian filter </w:t>
      </w:r>
      <w:r w:rsidR="008F4CCB">
        <w:rPr>
          <w:lang w:val="en-US"/>
        </w:rPr>
        <w:t>were</w:t>
      </w:r>
      <w:r w:rsidR="00E232F9">
        <w:rPr>
          <w:lang w:val="en-US"/>
        </w:rPr>
        <w:t xml:space="preserve"> used on existing image</w:t>
      </w:r>
      <w:r w:rsidR="008F4CCB">
        <w:rPr>
          <w:lang w:val="en-US"/>
        </w:rPr>
        <w:t>s</w:t>
      </w:r>
      <w:r w:rsidR="00E232F9">
        <w:rPr>
          <w:lang w:val="en-US"/>
        </w:rPr>
        <w:t xml:space="preserve"> and generate</w:t>
      </w:r>
      <w:r w:rsidR="008F4CCB">
        <w:rPr>
          <w:lang w:val="en-US"/>
        </w:rPr>
        <w:t>d</w:t>
      </w:r>
      <w:r w:rsidR="00E232F9">
        <w:rPr>
          <w:lang w:val="en-US"/>
        </w:rPr>
        <w:t xml:space="preserve"> blurred or sharpened im</w:t>
      </w:r>
      <w:r w:rsidR="00857629">
        <w:rPr>
          <w:lang w:val="en-US"/>
        </w:rPr>
        <w:t>a</w:t>
      </w:r>
      <w:r w:rsidR="00E232F9">
        <w:rPr>
          <w:lang w:val="en-US"/>
        </w:rPr>
        <w:t>ges</w:t>
      </w:r>
      <w:r w:rsidR="00857629">
        <w:rPr>
          <w:lang w:val="en-US"/>
        </w:rPr>
        <w:t>.</w:t>
      </w:r>
    </w:p>
    <w:p w14:paraId="742A4D92" w14:textId="752EC443" w:rsidR="00EF6C8B" w:rsidRPr="00EF6C8B" w:rsidRDefault="00E12C03" w:rsidP="005B6653">
      <w:pPr>
        <w:pStyle w:val="BodyText"/>
        <w:ind w:firstLine="0"/>
        <w:jc w:val="left"/>
        <w:rPr>
          <w:lang w:val="en-US"/>
        </w:rPr>
      </w:pPr>
      <w:r>
        <w:rPr>
          <w:lang w:val="en-US"/>
        </w:rPr>
        <w:tab/>
      </w:r>
      <w:r w:rsidR="00857629">
        <w:rPr>
          <w:lang w:val="en-US"/>
        </w:rPr>
        <w:t>As a result, 102</w:t>
      </w:r>
      <w:r w:rsidR="008F4CCB">
        <w:rPr>
          <w:lang w:val="en-US"/>
        </w:rPr>
        <w:t>,</w:t>
      </w:r>
      <w:r w:rsidR="00857629">
        <w:rPr>
          <w:lang w:val="en-US"/>
        </w:rPr>
        <w:t xml:space="preserve">750 images </w:t>
      </w:r>
      <w:r w:rsidR="00935ABA">
        <w:rPr>
          <w:lang w:val="en-US"/>
        </w:rPr>
        <w:t>were</w:t>
      </w:r>
      <w:r w:rsidR="00857629">
        <w:rPr>
          <w:lang w:val="en-US"/>
        </w:rPr>
        <w:t xml:space="preserve"> generated and used for training process.</w:t>
      </w:r>
    </w:p>
    <w:p w14:paraId="15EED9B8" w14:textId="77777777" w:rsidR="009303D9" w:rsidRDefault="005E79A1" w:rsidP="006B6B66">
      <w:pPr>
        <w:pStyle w:val="Heading1"/>
      </w:pPr>
      <w:r>
        <w:t>Solution</w:t>
      </w:r>
    </w:p>
    <w:p w14:paraId="6BD2C851" w14:textId="047F10DE" w:rsidR="003D0B85" w:rsidRPr="00D7522C" w:rsidRDefault="00332FA2" w:rsidP="003D0B85">
      <w:pPr>
        <w:pStyle w:val="BodyText"/>
        <w:ind w:firstLine="0"/>
        <w:jc w:val="left"/>
        <w:rPr>
          <w:lang w:val="en-US"/>
        </w:rPr>
      </w:pPr>
      <w:r>
        <w:rPr>
          <w:lang w:val="en-US"/>
        </w:rPr>
        <w:tab/>
      </w:r>
      <w:r w:rsidR="005E79A1">
        <w:rPr>
          <w:lang w:val="en-US"/>
        </w:rPr>
        <w:t>The system can monitor m</w:t>
      </w:r>
      <w:r w:rsidR="00A00FAC" w:rsidRPr="00DE1110">
        <w:t xml:space="preserve">ultiple faces </w:t>
      </w:r>
      <w:r w:rsidR="005E79A1">
        <w:rPr>
          <w:lang w:val="en-US"/>
        </w:rPr>
        <w:t>on the</w:t>
      </w:r>
      <w:r w:rsidR="005E79A1">
        <w:t xml:space="preserve"> image frame. </w:t>
      </w:r>
      <w:r w:rsidR="00BF4FF5">
        <w:rPr>
          <w:lang w:val="en-US"/>
        </w:rPr>
        <w:t xml:space="preserve">Apart from the OpenCV2, the </w:t>
      </w:r>
      <w:r w:rsidR="00A00FAC" w:rsidRPr="00BF4FF5">
        <w:rPr>
          <w:lang w:val="en-US"/>
        </w:rPr>
        <w:t xml:space="preserve">Haar Wavelet face cascade method (standard function used in </w:t>
      </w:r>
      <w:r w:rsidR="00D92132">
        <w:rPr>
          <w:lang w:val="en-US"/>
        </w:rPr>
        <w:t>O</w:t>
      </w:r>
      <w:r w:rsidR="00A00FAC" w:rsidRPr="00BF4FF5">
        <w:rPr>
          <w:lang w:val="en-US"/>
        </w:rPr>
        <w:t>pen</w:t>
      </w:r>
      <w:r w:rsidR="00D92132">
        <w:rPr>
          <w:lang w:val="en-US"/>
        </w:rPr>
        <w:t>CV</w:t>
      </w:r>
      <w:r w:rsidR="00A00FAC" w:rsidRPr="00BF4FF5">
        <w:rPr>
          <w:lang w:val="en-US"/>
        </w:rPr>
        <w:t xml:space="preserve">2) </w:t>
      </w:r>
      <w:r w:rsidR="00972AAE">
        <w:rPr>
          <w:lang w:val="en-US"/>
        </w:rPr>
        <w:t>was</w:t>
      </w:r>
      <w:r w:rsidR="00A00FAC" w:rsidRPr="00BF4FF5">
        <w:rPr>
          <w:lang w:val="en-US"/>
        </w:rPr>
        <w:t xml:space="preserve"> used to capture the human face pixels.</w:t>
      </w:r>
      <w:r w:rsidR="00BF4FF5">
        <w:rPr>
          <w:lang w:val="en-US"/>
        </w:rPr>
        <w:t xml:space="preserve"> Also, </w:t>
      </w:r>
      <w:r w:rsidR="00BB67D4" w:rsidRPr="002657E0">
        <w:rPr>
          <w:lang w:val="en-US"/>
        </w:rPr>
        <w:t>Multi-Task Cascaded Convolutional Neural Network</w:t>
      </w:r>
      <w:r w:rsidR="00BB67D4" w:rsidRPr="00BF4FF5">
        <w:rPr>
          <w:lang w:val="en-US"/>
        </w:rPr>
        <w:t xml:space="preserve"> </w:t>
      </w:r>
      <w:r w:rsidR="00BB67D4">
        <w:rPr>
          <w:lang w:val="en-US"/>
        </w:rPr>
        <w:t>(</w:t>
      </w:r>
      <w:r w:rsidR="00A00FAC" w:rsidRPr="00BF4FF5">
        <w:rPr>
          <w:lang w:val="en-US"/>
        </w:rPr>
        <w:t>MTCNN</w:t>
      </w:r>
      <w:r w:rsidR="00BB67D4">
        <w:rPr>
          <w:lang w:val="en-US"/>
        </w:rPr>
        <w:t>)</w:t>
      </w:r>
      <w:r w:rsidR="00A00FAC" w:rsidRPr="00BF4FF5">
        <w:rPr>
          <w:lang w:val="en-US"/>
        </w:rPr>
        <w:t xml:space="preserve"> </w:t>
      </w:r>
      <w:r w:rsidR="00BB67D4">
        <w:rPr>
          <w:lang w:val="en-US"/>
        </w:rPr>
        <w:t>was</w:t>
      </w:r>
      <w:r w:rsidR="00BF4FF5">
        <w:rPr>
          <w:lang w:val="en-US"/>
        </w:rPr>
        <w:t xml:space="preserve"> used </w:t>
      </w:r>
      <w:r w:rsidR="00A00FAC" w:rsidRPr="00BF4FF5">
        <w:rPr>
          <w:lang w:val="en-US"/>
        </w:rPr>
        <w:t>to refine the face area captured using Haar Wavelet.</w:t>
      </w:r>
      <w:r w:rsidR="00BF4FF5">
        <w:rPr>
          <w:lang w:val="en-US"/>
        </w:rPr>
        <w:t xml:space="preserve"> I</w:t>
      </w:r>
      <w:r w:rsidR="00A00FAC" w:rsidRPr="00BF4FF5">
        <w:rPr>
          <w:lang w:val="en-US"/>
        </w:rPr>
        <w:t xml:space="preserve">mage capturing </w:t>
      </w:r>
      <w:r w:rsidR="00BB67D4">
        <w:rPr>
          <w:lang w:val="en-US"/>
        </w:rPr>
        <w:t>was</w:t>
      </w:r>
      <w:r w:rsidR="00BF4FF5">
        <w:rPr>
          <w:lang w:val="en-US"/>
        </w:rPr>
        <w:t xml:space="preserve"> disallowed </w:t>
      </w:r>
      <w:r w:rsidR="00A00FAC" w:rsidRPr="00BF4FF5">
        <w:rPr>
          <w:lang w:val="en-US"/>
        </w:rPr>
        <w:t>if MTCNN cannot capture eye/nose/mouth location.</w:t>
      </w:r>
    </w:p>
    <w:p w14:paraId="105BBD65" w14:textId="77777777" w:rsidR="009303D9" w:rsidRDefault="005E79A1" w:rsidP="00ED0149">
      <w:pPr>
        <w:pStyle w:val="Heading2"/>
      </w:pPr>
      <w:r>
        <w:t>Constraint</w:t>
      </w:r>
      <w:r w:rsidR="009303D9">
        <w:t>s</w:t>
      </w:r>
    </w:p>
    <w:p w14:paraId="2A7D89CF" w14:textId="4394C830" w:rsidR="005E79A1" w:rsidRPr="00DE1110" w:rsidRDefault="00332FA2" w:rsidP="005E79A1">
      <w:pPr>
        <w:pStyle w:val="BodyText"/>
        <w:ind w:firstLine="0"/>
        <w:jc w:val="left"/>
      </w:pPr>
      <w:r>
        <w:tab/>
      </w:r>
      <w:r w:rsidR="005E79A1" w:rsidRPr="00DE1110">
        <w:t xml:space="preserve">Lighting can be different between </w:t>
      </w:r>
      <w:r w:rsidR="00427B86">
        <w:rPr>
          <w:lang w:val="en-US"/>
        </w:rPr>
        <w:t xml:space="preserve">the </w:t>
      </w:r>
      <w:r w:rsidR="005E79A1" w:rsidRPr="00DE1110">
        <w:t xml:space="preserve">testing ground and training ground. Bright lighting (which is mainly yellow lighting that has significant R and G component) can reduce the contrast between </w:t>
      </w:r>
      <w:r w:rsidR="00427B86">
        <w:rPr>
          <w:lang w:val="en-US"/>
        </w:rPr>
        <w:t xml:space="preserve">the </w:t>
      </w:r>
      <w:r w:rsidR="005E79A1" w:rsidRPr="00DE1110">
        <w:t xml:space="preserve">face and surrounding environment. Face area which </w:t>
      </w:r>
      <w:r w:rsidR="00427B86">
        <w:rPr>
          <w:lang w:val="en-US"/>
        </w:rPr>
        <w:t>was</w:t>
      </w:r>
      <w:r w:rsidR="005E79A1" w:rsidRPr="00DE1110">
        <w:t xml:space="preserve"> not exposed to the light may not be recognized.</w:t>
      </w:r>
    </w:p>
    <w:p w14:paraId="2D1C93EE" w14:textId="3DD0C243" w:rsidR="005E79A1" w:rsidRPr="00DE1110" w:rsidRDefault="00901272" w:rsidP="005E79A1">
      <w:pPr>
        <w:pStyle w:val="BodyText"/>
        <w:ind w:firstLine="0"/>
        <w:jc w:val="left"/>
      </w:pPr>
      <w:r>
        <w:tab/>
      </w:r>
      <w:r w:rsidR="005E79A1" w:rsidRPr="00DE1110">
        <w:t>Though targeted face is known, the application ground is an open space that allow</w:t>
      </w:r>
      <w:r w:rsidR="00427B86">
        <w:rPr>
          <w:lang w:val="en-US"/>
        </w:rPr>
        <w:t>s</w:t>
      </w:r>
      <w:r w:rsidR="005E79A1" w:rsidRPr="00DE1110">
        <w:t xml:space="preserve"> free movement. Hence, accuracy varies between individual visitor.</w:t>
      </w:r>
    </w:p>
    <w:p w14:paraId="3C63E11C" w14:textId="37B9F56B" w:rsidR="009303D9" w:rsidRPr="005B520E" w:rsidRDefault="00901272" w:rsidP="005E79A1">
      <w:pPr>
        <w:pStyle w:val="BodyText"/>
        <w:ind w:firstLine="0"/>
        <w:jc w:val="left"/>
      </w:pPr>
      <w:r>
        <w:tab/>
      </w:r>
      <w:r w:rsidR="005E79A1" w:rsidRPr="00DE1110">
        <w:t xml:space="preserve">For the targeted face, not all facial expression/hair style can be captured. Spectacle effect can also be </w:t>
      </w:r>
      <w:r w:rsidR="00427B86">
        <w:rPr>
          <w:lang w:val="en-US"/>
        </w:rPr>
        <w:t xml:space="preserve">an </w:t>
      </w:r>
      <w:r w:rsidR="005E79A1" w:rsidRPr="00DE1110">
        <w:t xml:space="preserve">extra factor to the </w:t>
      </w:r>
      <w:r w:rsidR="00427B86">
        <w:rPr>
          <w:lang w:val="en-US"/>
        </w:rPr>
        <w:t xml:space="preserve">accuracy of </w:t>
      </w:r>
      <w:r w:rsidR="005E79A1" w:rsidRPr="00DE1110">
        <w:t>recognition.</w:t>
      </w:r>
    </w:p>
    <w:p w14:paraId="5EBFCC3B" w14:textId="77777777" w:rsidR="009303D9" w:rsidRDefault="00295AC9" w:rsidP="00ED0149">
      <w:pPr>
        <w:pStyle w:val="Heading2"/>
      </w:pPr>
      <w:r>
        <w:t xml:space="preserve">Face Detection - </w:t>
      </w:r>
      <w:r w:rsidR="00DE0A29" w:rsidRPr="00DE0A29">
        <w:t>Haar Face Cascade</w:t>
      </w:r>
    </w:p>
    <w:p w14:paraId="7F0AE432" w14:textId="7DBC44F2" w:rsidR="00295AC9" w:rsidRDefault="0088126A" w:rsidP="00682F7E">
      <w:pPr>
        <w:pStyle w:val="bulletlist"/>
        <w:numPr>
          <w:ilvl w:val="0"/>
          <w:numId w:val="0"/>
        </w:numPr>
        <w:jc w:val="left"/>
        <w:rPr>
          <w:lang w:val="en-US"/>
        </w:rPr>
      </w:pPr>
      <w:r>
        <w:rPr>
          <w:lang w:val="en-US"/>
        </w:rPr>
        <w:tab/>
      </w:r>
      <w:r w:rsidR="00295AC9">
        <w:rPr>
          <w:lang w:val="en-US"/>
        </w:rPr>
        <w:t xml:space="preserve">In order to allow fast face detection, </w:t>
      </w:r>
      <w:r w:rsidR="003D0B85">
        <w:rPr>
          <w:lang w:val="en-US"/>
        </w:rPr>
        <w:t>O</w:t>
      </w:r>
      <w:r w:rsidR="00295AC9">
        <w:rPr>
          <w:lang w:val="en-US"/>
        </w:rPr>
        <w:t>pen</w:t>
      </w:r>
      <w:r w:rsidR="00F71FD3">
        <w:rPr>
          <w:lang w:val="en-US"/>
        </w:rPr>
        <w:t>CV</w:t>
      </w:r>
      <w:r w:rsidR="00295AC9">
        <w:rPr>
          <w:lang w:val="en-US"/>
        </w:rPr>
        <w:t xml:space="preserve"> Haar Face Cascade </w:t>
      </w:r>
      <w:r w:rsidR="00203906">
        <w:rPr>
          <w:lang w:val="en-US"/>
        </w:rPr>
        <w:t>was</w:t>
      </w:r>
      <w:r w:rsidR="00295AC9">
        <w:rPr>
          <w:lang w:val="en-US"/>
        </w:rPr>
        <w:t xml:space="preserve"> used.</w:t>
      </w:r>
    </w:p>
    <w:p w14:paraId="5FE16087" w14:textId="77777777" w:rsidR="0099174E" w:rsidRPr="00682F7E" w:rsidRDefault="00A00FAC" w:rsidP="00682F7E">
      <w:pPr>
        <w:pStyle w:val="bulletlist"/>
        <w:numPr>
          <w:ilvl w:val="0"/>
          <w:numId w:val="0"/>
        </w:numPr>
        <w:jc w:val="left"/>
        <w:rPr>
          <w:lang w:val="en-US"/>
        </w:rPr>
      </w:pPr>
      <w:r w:rsidRPr="00682F7E">
        <w:rPr>
          <w:lang w:val="en-US"/>
        </w:rPr>
        <w:t>Haar Cascade [1] has 4 stages:</w:t>
      </w:r>
    </w:p>
    <w:p w14:paraId="6440F960" w14:textId="5674A1D7" w:rsidR="0099174E" w:rsidRPr="00682F7E" w:rsidRDefault="00A00FAC" w:rsidP="007D1884">
      <w:pPr>
        <w:pStyle w:val="bulletlist"/>
        <w:numPr>
          <w:ilvl w:val="0"/>
          <w:numId w:val="8"/>
        </w:numPr>
        <w:jc w:val="left"/>
        <w:rPr>
          <w:lang w:val="en-US"/>
        </w:rPr>
      </w:pPr>
      <w:r w:rsidRPr="00682F7E">
        <w:rPr>
          <w:lang w:val="en-US"/>
        </w:rPr>
        <w:t>Haar Feature Selection</w:t>
      </w:r>
      <w:r w:rsidR="00C513E6">
        <w:rPr>
          <w:lang w:val="en-US"/>
        </w:rPr>
        <w:t xml:space="preserve"> (Fig </w:t>
      </w:r>
      <w:r w:rsidR="00FF3FCA">
        <w:rPr>
          <w:lang w:val="en-US"/>
        </w:rPr>
        <w:t>8</w:t>
      </w:r>
      <w:r w:rsidR="00C513E6">
        <w:rPr>
          <w:lang w:val="en-US"/>
        </w:rPr>
        <w:t>)</w:t>
      </w:r>
    </w:p>
    <w:p w14:paraId="2BABCC04" w14:textId="77777777" w:rsidR="0099174E" w:rsidRPr="00682F7E" w:rsidRDefault="00A00FAC" w:rsidP="007D1884">
      <w:pPr>
        <w:pStyle w:val="bulletlist"/>
        <w:numPr>
          <w:ilvl w:val="0"/>
          <w:numId w:val="8"/>
        </w:numPr>
        <w:jc w:val="left"/>
        <w:rPr>
          <w:lang w:val="en-US"/>
        </w:rPr>
      </w:pPr>
      <w:r w:rsidRPr="00682F7E">
        <w:rPr>
          <w:lang w:val="en-US"/>
        </w:rPr>
        <w:t>Creating Integral Images</w:t>
      </w:r>
    </w:p>
    <w:p w14:paraId="78BE7DC1" w14:textId="77777777" w:rsidR="0099174E" w:rsidRPr="00682F7E" w:rsidRDefault="00A00FAC" w:rsidP="007D1884">
      <w:pPr>
        <w:pStyle w:val="bulletlist"/>
        <w:numPr>
          <w:ilvl w:val="0"/>
          <w:numId w:val="8"/>
        </w:numPr>
        <w:jc w:val="left"/>
        <w:rPr>
          <w:lang w:val="en-US"/>
        </w:rPr>
      </w:pPr>
      <w:r w:rsidRPr="00682F7E">
        <w:rPr>
          <w:lang w:val="en-US"/>
        </w:rPr>
        <w:t>Adaboost Training</w:t>
      </w:r>
    </w:p>
    <w:p w14:paraId="3EEB602E" w14:textId="3389D998" w:rsidR="009303D9" w:rsidRPr="00295AC9" w:rsidRDefault="00A00FAC" w:rsidP="00295AC9">
      <w:pPr>
        <w:pStyle w:val="bulletlist"/>
        <w:numPr>
          <w:ilvl w:val="0"/>
          <w:numId w:val="8"/>
        </w:numPr>
        <w:jc w:val="left"/>
        <w:rPr>
          <w:lang w:val="en-US"/>
        </w:rPr>
      </w:pPr>
      <w:r w:rsidRPr="00682F7E">
        <w:rPr>
          <w:lang w:val="en-US"/>
        </w:rPr>
        <w:t>Cascading Classifiers</w:t>
      </w:r>
    </w:p>
    <w:p w14:paraId="634B9B26" w14:textId="51B01F05" w:rsidR="00FC2836" w:rsidRPr="00265499" w:rsidRDefault="00FC2836" w:rsidP="00AB361F">
      <w:pPr>
        <w:pStyle w:val="BodyText"/>
      </w:pPr>
      <w:r>
        <w:t>For each feature</w:t>
      </w:r>
      <w:r w:rsidRPr="00265499">
        <w:t>, we tr</w:t>
      </w:r>
      <w:r w:rsidR="00D7597B">
        <w:rPr>
          <w:lang w:val="en-US"/>
        </w:rPr>
        <w:t>ied</w:t>
      </w:r>
      <w:r w:rsidRPr="00265499">
        <w:t xml:space="preserve"> to find out what is the best threshold that can predict whether the trained images are human face</w:t>
      </w:r>
      <w:r>
        <w:rPr>
          <w:lang w:val="en-US"/>
        </w:rPr>
        <w:t>s</w:t>
      </w:r>
      <w:r w:rsidRPr="00265499">
        <w:t xml:space="preserve"> or not. </w:t>
      </w:r>
    </w:p>
    <w:p w14:paraId="146F5362" w14:textId="767F00FE" w:rsidR="00857622" w:rsidRPr="00265499" w:rsidRDefault="00857622" w:rsidP="00857622">
      <w:pPr>
        <w:pStyle w:val="BodyText"/>
        <w:ind w:firstLine="0"/>
      </w:pPr>
      <w:r>
        <w:tab/>
      </w:r>
      <w:r w:rsidRPr="00265499">
        <w:t xml:space="preserve">However, not all features obtained </w:t>
      </w:r>
      <w:r>
        <w:rPr>
          <w:lang w:val="en-US"/>
        </w:rPr>
        <w:t>through</w:t>
      </w:r>
      <w:r w:rsidRPr="00265499">
        <w:t xml:space="preserve"> integral images </w:t>
      </w:r>
      <w:r w:rsidR="00D7597B">
        <w:rPr>
          <w:lang w:val="en-US"/>
        </w:rPr>
        <w:t>were</w:t>
      </w:r>
      <w:r w:rsidRPr="00265499">
        <w:t xml:space="preserve"> useful. The model </w:t>
      </w:r>
      <w:r w:rsidR="00D7597B">
        <w:rPr>
          <w:lang w:val="en-US"/>
        </w:rPr>
        <w:t>was</w:t>
      </w:r>
      <w:r>
        <w:rPr>
          <w:lang w:val="en-US"/>
        </w:rPr>
        <w:t xml:space="preserve"> </w:t>
      </w:r>
      <w:r w:rsidRPr="00265499">
        <w:t xml:space="preserve">applied on the features </w:t>
      </w:r>
      <w:r>
        <w:rPr>
          <w:lang w:val="en-US"/>
        </w:rPr>
        <w:t xml:space="preserve">that </w:t>
      </w:r>
      <w:r w:rsidR="00D7597B">
        <w:rPr>
          <w:lang w:val="en-US"/>
        </w:rPr>
        <w:t>were</w:t>
      </w:r>
      <w:r w:rsidRPr="00265499">
        <w:t xml:space="preserve"> considered to be </w:t>
      </w:r>
      <w:r>
        <w:rPr>
          <w:lang w:val="en-US"/>
        </w:rPr>
        <w:t xml:space="preserve">a </w:t>
      </w:r>
      <w:r w:rsidRPr="00265499">
        <w:t>weak class</w:t>
      </w:r>
      <w:r>
        <w:rPr>
          <w:lang w:val="en-US"/>
        </w:rPr>
        <w:t>i</w:t>
      </w:r>
      <w:r w:rsidRPr="00265499">
        <w:t xml:space="preserve">fier as each of them </w:t>
      </w:r>
      <w:r>
        <w:t>only h</w:t>
      </w:r>
      <w:r w:rsidR="00D7597B">
        <w:rPr>
          <w:lang w:val="en-US"/>
        </w:rPr>
        <w:t>e</w:t>
      </w:r>
      <w:r>
        <w:t>ld</w:t>
      </w:r>
      <w:r w:rsidRPr="00265499">
        <w:t xml:space="preserve"> information at </w:t>
      </w:r>
      <w:r>
        <w:rPr>
          <w:lang w:val="en-US"/>
        </w:rPr>
        <w:t xml:space="preserve">a </w:t>
      </w:r>
      <w:r w:rsidRPr="00265499">
        <w:t>certain spatial region of the whole image.</w:t>
      </w:r>
    </w:p>
    <w:p w14:paraId="4A6D6F17" w14:textId="77777777" w:rsidR="00FC2836" w:rsidRPr="00AB361F" w:rsidRDefault="00FC2836" w:rsidP="00AB361F">
      <w:pPr>
        <w:pStyle w:val="bulletlist"/>
        <w:numPr>
          <w:ilvl w:val="0"/>
          <w:numId w:val="0"/>
        </w:numPr>
        <w:jc w:val="left"/>
      </w:pPr>
    </w:p>
    <w:p w14:paraId="2CE8509E" w14:textId="45D093BC" w:rsidR="00E93402" w:rsidRDefault="00E93402" w:rsidP="00AB361F">
      <w:pPr>
        <w:pStyle w:val="bulletlist"/>
        <w:numPr>
          <w:ilvl w:val="0"/>
          <w:numId w:val="0"/>
        </w:numPr>
        <w:ind w:left="360"/>
        <w:jc w:val="center"/>
      </w:pPr>
      <w:r>
        <w:rPr>
          <w:noProof/>
        </w:rPr>
        <w:lastRenderedPageBreak/>
        <w:drawing>
          <wp:anchor distT="0" distB="0" distL="114300" distR="114300" simplePos="0" relativeHeight="251658240" behindDoc="1" locked="0" layoutInCell="1" allowOverlap="1" wp14:anchorId="4F5BF9B3" wp14:editId="168717AE">
            <wp:simplePos x="0" y="0"/>
            <wp:positionH relativeFrom="column">
              <wp:posOffset>230505</wp:posOffset>
            </wp:positionH>
            <wp:positionV relativeFrom="paragraph">
              <wp:posOffset>-9525</wp:posOffset>
            </wp:positionV>
            <wp:extent cx="2114550" cy="17894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4550" cy="17894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Fig </w:t>
      </w:r>
      <w:r w:rsidR="00FF3FCA">
        <w:rPr>
          <w:lang w:val="en-US"/>
        </w:rPr>
        <w:t>8</w:t>
      </w:r>
      <w:r>
        <w:rPr>
          <w:lang w:val="en-US"/>
        </w:rPr>
        <w:t xml:space="preserve">: </w:t>
      </w:r>
      <w:r w:rsidRPr="00682F7E">
        <w:rPr>
          <w:lang w:val="en-US"/>
        </w:rPr>
        <w:t>Haar Feature Selection</w:t>
      </w:r>
    </w:p>
    <w:p w14:paraId="7FDB526C" w14:textId="799DCB6A" w:rsidR="0099174E" w:rsidRPr="00265499" w:rsidRDefault="0053448C" w:rsidP="00265499">
      <w:pPr>
        <w:pStyle w:val="BodyText"/>
        <w:ind w:firstLine="0"/>
      </w:pPr>
      <w:r>
        <w:tab/>
      </w:r>
      <w:r w:rsidR="00A00FAC" w:rsidRPr="00265499">
        <w:t>Adaboost class</w:t>
      </w:r>
      <w:r w:rsidR="00265499">
        <w:rPr>
          <w:lang w:val="en-US"/>
        </w:rPr>
        <w:t>i</w:t>
      </w:r>
      <w:r w:rsidR="00265499">
        <w:t>fier</w:t>
      </w:r>
      <w:r w:rsidR="00A00FAC" w:rsidRPr="00265499">
        <w:t xml:space="preserve"> </w:t>
      </w:r>
      <w:r w:rsidR="00265499">
        <w:rPr>
          <w:lang w:val="en-US"/>
        </w:rPr>
        <w:t>is</w:t>
      </w:r>
      <w:r w:rsidR="00A00FAC" w:rsidRPr="00265499">
        <w:t xml:space="preserve"> actually an ensemble class</w:t>
      </w:r>
      <w:r w:rsidR="00265499">
        <w:rPr>
          <w:lang w:val="en-US"/>
        </w:rPr>
        <w:t>i</w:t>
      </w:r>
      <w:r w:rsidR="00A00FAC" w:rsidRPr="00265499">
        <w:t>fier of the weak class</w:t>
      </w:r>
      <w:r w:rsidR="00265499">
        <w:rPr>
          <w:lang w:val="en-US"/>
        </w:rPr>
        <w:t>i</w:t>
      </w:r>
      <w:r w:rsidR="00A00FAC" w:rsidRPr="00265499">
        <w:t xml:space="preserve">fier that </w:t>
      </w:r>
      <w:r w:rsidR="00D7597B">
        <w:rPr>
          <w:lang w:val="en-US"/>
        </w:rPr>
        <w:t xml:space="preserve">was </w:t>
      </w:r>
      <w:r w:rsidR="00A00FAC" w:rsidRPr="00265499">
        <w:t>applied on each Haar feature. Boosting allows stronger feature classif</w:t>
      </w:r>
      <w:r w:rsidR="00265499">
        <w:rPr>
          <w:lang w:val="en-US"/>
        </w:rPr>
        <w:t>i</w:t>
      </w:r>
      <w:r w:rsidR="00A00FAC" w:rsidRPr="00265499">
        <w:t>er to be ensembled as a weighted averaged strong class</w:t>
      </w:r>
      <w:r w:rsidR="00265499">
        <w:rPr>
          <w:lang w:val="en-US"/>
        </w:rPr>
        <w:t>i</w:t>
      </w:r>
      <w:r w:rsidR="00A00FAC" w:rsidRPr="00265499">
        <w:t>fier.</w:t>
      </w:r>
    </w:p>
    <w:p w14:paraId="47F31E0D" w14:textId="10047F7B" w:rsidR="00682F7E" w:rsidRPr="005B520E" w:rsidRDefault="0053448C" w:rsidP="00AB361F">
      <w:pPr>
        <w:pStyle w:val="BodyText"/>
        <w:ind w:firstLine="0"/>
      </w:pPr>
      <w:r>
        <w:tab/>
      </w:r>
      <w:r w:rsidR="00A00FAC" w:rsidRPr="00265499">
        <w:t>Finally, the Adaboost class</w:t>
      </w:r>
      <w:r w:rsidR="00265499">
        <w:rPr>
          <w:lang w:val="en-US"/>
        </w:rPr>
        <w:t>i</w:t>
      </w:r>
      <w:r w:rsidR="00A00FAC" w:rsidRPr="00265499">
        <w:t xml:space="preserve">fiers </w:t>
      </w:r>
      <w:r w:rsidR="003208E7">
        <w:rPr>
          <w:lang w:val="en-US"/>
        </w:rPr>
        <w:t>were</w:t>
      </w:r>
      <w:r w:rsidR="00A00FAC" w:rsidRPr="00265499">
        <w:t xml:space="preserve"> cascaded in stages. As a result, </w:t>
      </w:r>
      <w:r w:rsidR="00265499">
        <w:rPr>
          <w:lang w:val="en-US"/>
        </w:rPr>
        <w:t xml:space="preserve">the </w:t>
      </w:r>
      <w:r w:rsidR="00A00FAC" w:rsidRPr="00265499">
        <w:t>image area that fit</w:t>
      </w:r>
      <w:r w:rsidR="003208E7">
        <w:rPr>
          <w:lang w:val="en-US"/>
        </w:rPr>
        <w:t>ted</w:t>
      </w:r>
      <w:r w:rsidR="00A00FAC" w:rsidRPr="00265499">
        <w:t xml:space="preserve"> the face features the most </w:t>
      </w:r>
      <w:r w:rsidR="003208E7">
        <w:rPr>
          <w:lang w:val="en-US"/>
        </w:rPr>
        <w:t>were</w:t>
      </w:r>
      <w:r w:rsidR="00A00FAC" w:rsidRPr="00265499">
        <w:t xml:space="preserve"> highlighted.</w:t>
      </w:r>
    </w:p>
    <w:p w14:paraId="54D4ACCB" w14:textId="77777777" w:rsidR="009303D9" w:rsidRPr="005B520E" w:rsidRDefault="00295AC9" w:rsidP="00ED0149">
      <w:pPr>
        <w:pStyle w:val="Heading2"/>
      </w:pPr>
      <w:r>
        <w:t xml:space="preserve">Face Landmark Detection and Alignment - </w:t>
      </w:r>
      <w:r w:rsidR="002657E0">
        <w:t>MTCNN</w:t>
      </w:r>
    </w:p>
    <w:p w14:paraId="7DF5B9F0" w14:textId="494F3826" w:rsidR="0099174E" w:rsidRPr="002657E0" w:rsidRDefault="005C7710" w:rsidP="002657E0">
      <w:pPr>
        <w:pStyle w:val="BodyText"/>
        <w:ind w:firstLine="0"/>
        <w:rPr>
          <w:lang w:val="en-US"/>
        </w:rPr>
      </w:pPr>
      <w:r>
        <w:rPr>
          <w:lang w:val="en-US"/>
        </w:rPr>
        <w:tab/>
      </w:r>
      <w:r w:rsidR="00A00FAC" w:rsidRPr="002657E0">
        <w:rPr>
          <w:lang w:val="en-US"/>
        </w:rPr>
        <w:t xml:space="preserve">MTCNN [2] </w:t>
      </w:r>
      <w:r w:rsidR="00D529DD">
        <w:rPr>
          <w:lang w:val="en-US"/>
        </w:rPr>
        <w:t>was</w:t>
      </w:r>
      <w:r w:rsidR="00A00FAC" w:rsidRPr="002657E0">
        <w:rPr>
          <w:lang w:val="en-US"/>
        </w:rPr>
        <w:t xml:space="preserve"> used for face landmark detection and face boundary detection.</w:t>
      </w:r>
    </w:p>
    <w:p w14:paraId="56EB365B" w14:textId="77777777" w:rsidR="0099174E" w:rsidRPr="002657E0" w:rsidRDefault="00132444" w:rsidP="002657E0">
      <w:pPr>
        <w:pStyle w:val="BodyText"/>
        <w:ind w:firstLine="0"/>
        <w:rPr>
          <w:lang w:val="en-US"/>
        </w:rPr>
      </w:pPr>
      <w:r>
        <w:rPr>
          <w:lang w:val="en-US"/>
        </w:rPr>
        <w:tab/>
      </w:r>
      <w:r w:rsidR="00A00FAC" w:rsidRPr="002657E0">
        <w:rPr>
          <w:lang w:val="en-US"/>
        </w:rPr>
        <w:t>MTCNN has 3 stages of neural networks.</w:t>
      </w:r>
    </w:p>
    <w:p w14:paraId="189118CD" w14:textId="3CA81900" w:rsidR="0099174E" w:rsidRPr="002657E0" w:rsidRDefault="00132444" w:rsidP="002657E0">
      <w:pPr>
        <w:pStyle w:val="BodyText"/>
        <w:ind w:firstLine="0"/>
        <w:rPr>
          <w:lang w:val="en-US"/>
        </w:rPr>
      </w:pPr>
      <w:r>
        <w:rPr>
          <w:lang w:val="en-US"/>
        </w:rPr>
        <w:tab/>
      </w:r>
      <w:r w:rsidR="00A00FAC" w:rsidRPr="002657E0">
        <w:rPr>
          <w:lang w:val="en-US"/>
        </w:rPr>
        <w:t>At 1</w:t>
      </w:r>
      <w:r w:rsidR="00A00FAC" w:rsidRPr="002657E0">
        <w:rPr>
          <w:vertAlign w:val="superscript"/>
          <w:lang w:val="en-US"/>
        </w:rPr>
        <w:t>st</w:t>
      </w:r>
      <w:r w:rsidR="00A00FAC" w:rsidRPr="002657E0">
        <w:rPr>
          <w:lang w:val="en-US"/>
        </w:rPr>
        <w:t xml:space="preserve"> stage, the input image </w:t>
      </w:r>
      <w:r w:rsidR="009E0344">
        <w:rPr>
          <w:lang w:val="en-US"/>
        </w:rPr>
        <w:t xml:space="preserve">was </w:t>
      </w:r>
      <w:r w:rsidR="00A00FAC" w:rsidRPr="002657E0">
        <w:rPr>
          <w:lang w:val="en-US"/>
        </w:rPr>
        <w:t>scaled down multiple times to build an </w:t>
      </w:r>
      <w:r w:rsidR="00A00FAC" w:rsidRPr="002657E0">
        <w:rPr>
          <w:b/>
          <w:bCs/>
          <w:lang w:val="en-US"/>
        </w:rPr>
        <w:t xml:space="preserve">image pyramid. </w:t>
      </w:r>
      <w:r w:rsidR="00A00FAC" w:rsidRPr="002657E0">
        <w:rPr>
          <w:lang w:val="en-US"/>
        </w:rPr>
        <w:t>Each scaled version of ima</w:t>
      </w:r>
      <w:r w:rsidR="002657E0">
        <w:rPr>
          <w:lang w:val="en-US"/>
        </w:rPr>
        <w:t xml:space="preserve">ge pyramid </w:t>
      </w:r>
      <w:r w:rsidR="00A0745F">
        <w:rPr>
          <w:lang w:val="en-US"/>
        </w:rPr>
        <w:t>was</w:t>
      </w:r>
      <w:r w:rsidR="002657E0">
        <w:rPr>
          <w:lang w:val="en-US"/>
        </w:rPr>
        <w:t xml:space="preserve"> passed through it</w:t>
      </w:r>
      <w:r w:rsidR="00A00FAC" w:rsidRPr="002657E0">
        <w:rPr>
          <w:lang w:val="en-US"/>
        </w:rPr>
        <w:t>s convolutional neural network (CNN) that</w:t>
      </w:r>
      <w:r w:rsidR="007D353D">
        <w:rPr>
          <w:lang w:val="en-US"/>
        </w:rPr>
        <w:t xml:space="preserve"> </w:t>
      </w:r>
      <w:r w:rsidR="000B22E7">
        <w:rPr>
          <w:lang w:val="en-US"/>
        </w:rPr>
        <w:t>is</w:t>
      </w:r>
      <w:r w:rsidR="00A00FAC" w:rsidRPr="002657E0">
        <w:rPr>
          <w:lang w:val="en-US"/>
        </w:rPr>
        <w:t xml:space="preserve"> known as Proposal Network (P-Net). </w:t>
      </w:r>
    </w:p>
    <w:p w14:paraId="11713EDA" w14:textId="19799597" w:rsidR="0099174E" w:rsidRPr="002657E0" w:rsidRDefault="00132444" w:rsidP="002657E0">
      <w:pPr>
        <w:pStyle w:val="BodyText"/>
        <w:ind w:firstLine="0"/>
        <w:rPr>
          <w:lang w:val="en-US"/>
        </w:rPr>
      </w:pPr>
      <w:r>
        <w:rPr>
          <w:lang w:val="en-US"/>
        </w:rPr>
        <w:tab/>
      </w:r>
      <w:r w:rsidR="00A00FAC" w:rsidRPr="002657E0">
        <w:rPr>
          <w:lang w:val="en-US"/>
        </w:rPr>
        <w:t xml:space="preserve">P-Net </w:t>
      </w:r>
      <w:r w:rsidR="00A92F53">
        <w:rPr>
          <w:lang w:val="en-US"/>
        </w:rPr>
        <w:t>uses</w:t>
      </w:r>
      <w:r w:rsidR="00A00FAC" w:rsidRPr="002657E0">
        <w:rPr>
          <w:lang w:val="en-US"/>
        </w:rPr>
        <w:t xml:space="preserve"> 12x12 kernel with strides 2 to process input image. P-Net will produce the bounding box for each 12x12 kernel.</w:t>
      </w:r>
      <w:r w:rsidR="00E82791">
        <w:rPr>
          <w:lang w:val="en-US"/>
        </w:rPr>
        <w:t xml:space="preserve"> </w:t>
      </w:r>
      <w:r w:rsidR="00A00FAC" w:rsidRPr="002657E0">
        <w:rPr>
          <w:lang w:val="en-US"/>
        </w:rPr>
        <w:t>The r</w:t>
      </w:r>
      <w:r w:rsidR="002657E0">
        <w:rPr>
          <w:lang w:val="en-US"/>
        </w:rPr>
        <w:t>esultant bounding boxes that have</w:t>
      </w:r>
      <w:r w:rsidR="00A00FAC" w:rsidRPr="002657E0">
        <w:rPr>
          <w:lang w:val="en-US"/>
        </w:rPr>
        <w:t xml:space="preserve"> higher probability (generated by P-Net as face classification result) will be parsed to </w:t>
      </w:r>
      <w:r w:rsidR="007D353D">
        <w:rPr>
          <w:lang w:val="en-US"/>
        </w:rPr>
        <w:t xml:space="preserve">the </w:t>
      </w:r>
      <w:r w:rsidR="00A00FAC" w:rsidRPr="002657E0">
        <w:rPr>
          <w:lang w:val="en-US"/>
        </w:rPr>
        <w:t>next stage.</w:t>
      </w:r>
    </w:p>
    <w:p w14:paraId="4084E486" w14:textId="5EECBE5D" w:rsidR="0099174E" w:rsidRPr="002657E0" w:rsidRDefault="00132444" w:rsidP="002657E0">
      <w:pPr>
        <w:pStyle w:val="BodyText"/>
        <w:ind w:firstLine="0"/>
        <w:jc w:val="left"/>
      </w:pPr>
      <w:r>
        <w:tab/>
      </w:r>
      <w:r w:rsidR="00A00FAC" w:rsidRPr="002657E0">
        <w:t xml:space="preserve">At </w:t>
      </w:r>
      <w:r w:rsidR="002657E0">
        <w:rPr>
          <w:lang w:val="en-US"/>
        </w:rPr>
        <w:t xml:space="preserve">the </w:t>
      </w:r>
      <w:r w:rsidR="00A00FAC" w:rsidRPr="002657E0">
        <w:t>2</w:t>
      </w:r>
      <w:r w:rsidR="00A00FAC" w:rsidRPr="002657E0">
        <w:rPr>
          <w:vertAlign w:val="superscript"/>
        </w:rPr>
        <w:t>nd</w:t>
      </w:r>
      <w:r w:rsidR="00A00FAC" w:rsidRPr="002657E0">
        <w:t xml:space="preserve"> </w:t>
      </w:r>
      <w:r w:rsidR="00494C7D">
        <w:rPr>
          <w:lang w:val="en-US"/>
        </w:rPr>
        <w:t>s</w:t>
      </w:r>
      <w:r w:rsidR="00A00FAC" w:rsidRPr="002657E0">
        <w:t xml:space="preserve">tage, all the candidate bounded images from stage 1 </w:t>
      </w:r>
      <w:r w:rsidR="000B22E7">
        <w:rPr>
          <w:lang w:val="en-US"/>
        </w:rPr>
        <w:t>were</w:t>
      </w:r>
      <w:r w:rsidR="00A00FAC" w:rsidRPr="002657E0">
        <w:t xml:space="preserve"> fed into CNN that </w:t>
      </w:r>
      <w:r w:rsidR="007D353D">
        <w:rPr>
          <w:lang w:val="en-US"/>
        </w:rPr>
        <w:t xml:space="preserve">is </w:t>
      </w:r>
      <w:r w:rsidR="00A00FAC" w:rsidRPr="002657E0">
        <w:t>known as Refine Network or R-Net.</w:t>
      </w:r>
      <w:r w:rsidR="003D0B85">
        <w:rPr>
          <w:lang w:val="en-US"/>
        </w:rPr>
        <w:t xml:space="preserve"> </w:t>
      </w:r>
      <w:r w:rsidR="00A00FAC" w:rsidRPr="002657E0">
        <w:t>2</w:t>
      </w:r>
      <w:r w:rsidR="00A00FAC" w:rsidRPr="002657E0">
        <w:rPr>
          <w:vertAlign w:val="superscript"/>
        </w:rPr>
        <w:t>nd</w:t>
      </w:r>
      <w:r w:rsidR="00A00FAC" w:rsidRPr="002657E0">
        <w:t xml:space="preserve"> stage </w:t>
      </w:r>
      <w:r w:rsidR="000B22E7">
        <w:rPr>
          <w:lang w:val="en-US"/>
        </w:rPr>
        <w:t>uses</w:t>
      </w:r>
      <w:r w:rsidR="00A00FAC" w:rsidRPr="002657E0">
        <w:t xml:space="preserve"> 24x24 kernel on the inputs.</w:t>
      </w:r>
    </w:p>
    <w:p w14:paraId="453FAC6A" w14:textId="49BD7C21" w:rsidR="009303D9" w:rsidRPr="003D0B85" w:rsidRDefault="00132444" w:rsidP="003D0B85">
      <w:pPr>
        <w:pStyle w:val="BodyText"/>
        <w:ind w:firstLine="0"/>
        <w:jc w:val="left"/>
      </w:pPr>
      <w:r>
        <w:tab/>
      </w:r>
      <w:r w:rsidR="00A00FAC" w:rsidRPr="002657E0">
        <w:t>At each 24x24 kernel output, CNN process</w:t>
      </w:r>
      <w:r w:rsidR="00EA19CC">
        <w:rPr>
          <w:lang w:val="en-US"/>
        </w:rPr>
        <w:t>es</w:t>
      </w:r>
      <w:r w:rsidR="00A00FAC" w:rsidRPr="002657E0">
        <w:t xml:space="preserve"> another set of bounding boxes and probabilities. So, we </w:t>
      </w:r>
      <w:r w:rsidR="00EA19CC">
        <w:rPr>
          <w:lang w:val="en-US"/>
        </w:rPr>
        <w:t>were</w:t>
      </w:r>
      <w:r w:rsidR="00A00FAC" w:rsidRPr="002657E0">
        <w:t xml:space="preserve"> able to reject some of the candidate images from stage 1. This </w:t>
      </w:r>
      <w:r w:rsidR="00EA19CC">
        <w:rPr>
          <w:lang w:val="en-US"/>
        </w:rPr>
        <w:t>was</w:t>
      </w:r>
      <w:r w:rsidR="00A00FAC" w:rsidRPr="002657E0">
        <w:t xml:space="preserve"> how the 2</w:t>
      </w:r>
      <w:r w:rsidR="00A00FAC" w:rsidRPr="002657E0">
        <w:rPr>
          <w:vertAlign w:val="superscript"/>
        </w:rPr>
        <w:t>nd</w:t>
      </w:r>
      <w:r w:rsidR="00A00FAC" w:rsidRPr="002657E0">
        <w:t xml:space="preserve"> stage </w:t>
      </w:r>
      <w:r w:rsidR="00EA19CC">
        <w:rPr>
          <w:lang w:val="en-US"/>
        </w:rPr>
        <w:t>refined</w:t>
      </w:r>
      <w:r w:rsidR="00A00FAC" w:rsidRPr="002657E0">
        <w:t xml:space="preserve"> 1</w:t>
      </w:r>
      <w:r w:rsidR="00A00FAC" w:rsidRPr="002657E0">
        <w:rPr>
          <w:vertAlign w:val="superscript"/>
        </w:rPr>
        <w:t>st</w:t>
      </w:r>
      <w:r w:rsidR="00A00FAC" w:rsidRPr="002657E0">
        <w:t xml:space="preserve"> stage result.</w:t>
      </w:r>
    </w:p>
    <w:p w14:paraId="36C64024"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6E97728D" w14:textId="663CD3BA" w:rsidR="0099174E" w:rsidRPr="00F914DC" w:rsidRDefault="00B6006C" w:rsidP="00E21FAA">
      <w:pPr>
        <w:pStyle w:val="BodyText"/>
        <w:tabs>
          <w:tab w:val="clear" w:pos="288"/>
        </w:tabs>
        <w:ind w:firstLine="0"/>
        <w:rPr>
          <w:lang w:val="en-US"/>
        </w:rPr>
      </w:pPr>
      <w:r>
        <w:rPr>
          <w:lang w:val="en-US"/>
        </w:rPr>
        <w:t xml:space="preserve">      </w:t>
      </w:r>
      <w:r w:rsidR="00A00FAC" w:rsidRPr="00F914DC">
        <w:rPr>
          <w:lang w:val="en-US"/>
        </w:rPr>
        <w:t>At</w:t>
      </w:r>
      <w:r w:rsidR="00295AC9">
        <w:rPr>
          <w:lang w:val="en-US"/>
        </w:rPr>
        <w:t xml:space="preserve"> </w:t>
      </w:r>
      <w:r w:rsidR="00A00FAC" w:rsidRPr="00F914DC">
        <w:rPr>
          <w:lang w:val="en-US"/>
        </w:rPr>
        <w:t>3</w:t>
      </w:r>
      <w:r w:rsidR="00A00FAC" w:rsidRPr="00F914DC">
        <w:rPr>
          <w:vertAlign w:val="superscript"/>
          <w:lang w:val="en-US"/>
        </w:rPr>
        <w:t>rd</w:t>
      </w:r>
      <w:r w:rsidR="00A00FAC" w:rsidRPr="00F914DC">
        <w:rPr>
          <w:lang w:val="en-US"/>
        </w:rPr>
        <w:t xml:space="preserve"> stage, 48x48 kernel </w:t>
      </w:r>
      <w:r w:rsidR="0022524B">
        <w:rPr>
          <w:lang w:val="en-US"/>
        </w:rPr>
        <w:t>was</w:t>
      </w:r>
      <w:r w:rsidR="00A00FAC" w:rsidRPr="00F914DC">
        <w:rPr>
          <w:lang w:val="en-US"/>
        </w:rPr>
        <w:t xml:space="preserve"> applied on 2nd stage candidate bounded image</w:t>
      </w:r>
      <w:r w:rsidR="0022524B">
        <w:rPr>
          <w:lang w:val="en-US"/>
        </w:rPr>
        <w:t>s</w:t>
      </w:r>
      <w:r w:rsidR="00A00FAC" w:rsidRPr="00F914DC">
        <w:rPr>
          <w:lang w:val="en-US"/>
        </w:rPr>
        <w:t xml:space="preserve">. </w:t>
      </w:r>
    </w:p>
    <w:p w14:paraId="43128462" w14:textId="663FC7CE" w:rsidR="0099174E" w:rsidRPr="00F914DC" w:rsidRDefault="00B6006C" w:rsidP="00B6006C">
      <w:pPr>
        <w:pStyle w:val="BodyText"/>
        <w:tabs>
          <w:tab w:val="clear" w:pos="288"/>
        </w:tabs>
        <w:ind w:firstLine="0"/>
        <w:rPr>
          <w:lang w:val="en-US"/>
        </w:rPr>
      </w:pPr>
      <w:r>
        <w:rPr>
          <w:lang w:val="en-US"/>
        </w:rPr>
        <w:t xml:space="preserve">      </w:t>
      </w:r>
      <w:r w:rsidR="00A00FAC" w:rsidRPr="00F914DC">
        <w:rPr>
          <w:lang w:val="en-US"/>
        </w:rPr>
        <w:t xml:space="preserve">While producing new bounding coordinates and probability of fitting the face feature, it also </w:t>
      </w:r>
      <w:r w:rsidRPr="00F914DC">
        <w:rPr>
          <w:lang w:val="en-US"/>
        </w:rPr>
        <w:t>computes</w:t>
      </w:r>
      <w:r w:rsidR="00A00FAC" w:rsidRPr="00F914DC">
        <w:rPr>
          <w:lang w:val="en-US"/>
        </w:rPr>
        <w:t xml:space="preserve"> the face landmark coordinate.</w:t>
      </w:r>
    </w:p>
    <w:p w14:paraId="386D7280" w14:textId="0F62A11A" w:rsidR="0099174E" w:rsidRPr="00F914DC" w:rsidRDefault="00B6006C" w:rsidP="003D0B85">
      <w:pPr>
        <w:pStyle w:val="BodyText"/>
        <w:tabs>
          <w:tab w:val="clear" w:pos="288"/>
        </w:tabs>
        <w:ind w:firstLine="0"/>
        <w:rPr>
          <w:lang w:val="en-US"/>
        </w:rPr>
      </w:pPr>
      <w:r>
        <w:rPr>
          <w:lang w:val="en-US"/>
        </w:rPr>
        <w:t xml:space="preserve">      Five</w:t>
      </w:r>
      <w:r w:rsidR="00A00FAC" w:rsidRPr="00F914DC">
        <w:rPr>
          <w:lang w:val="en-US"/>
        </w:rPr>
        <w:t xml:space="preserve"> face landmark points (left/right eye, left/right mouth, nose tip) </w:t>
      </w:r>
      <w:r w:rsidR="0022524B">
        <w:rPr>
          <w:lang w:val="en-US"/>
        </w:rPr>
        <w:t>were</w:t>
      </w:r>
      <w:r w:rsidR="00A00FAC" w:rsidRPr="00F914DC">
        <w:rPr>
          <w:lang w:val="en-US"/>
        </w:rPr>
        <w:t xml:space="preserve"> computed. The 5-points </w:t>
      </w:r>
      <w:r w:rsidR="0022524B">
        <w:rPr>
          <w:lang w:val="en-US"/>
        </w:rPr>
        <w:t>were</w:t>
      </w:r>
      <w:r w:rsidR="00A00FAC" w:rsidRPr="00F914DC">
        <w:rPr>
          <w:lang w:val="en-US"/>
        </w:rPr>
        <w:t xml:space="preserve"> obtained though minimization of Euclidean loss.</w:t>
      </w:r>
    </w:p>
    <w:p w14:paraId="15EDDAEA" w14:textId="74F0D693" w:rsidR="00E26B79" w:rsidRDefault="00B6006C" w:rsidP="00B6006C">
      <w:pPr>
        <w:pStyle w:val="BodyText"/>
        <w:tabs>
          <w:tab w:val="clear" w:pos="288"/>
        </w:tabs>
        <w:ind w:firstLine="0"/>
        <w:rPr>
          <w:lang w:val="en-US"/>
        </w:rPr>
      </w:pPr>
      <w:r>
        <w:rPr>
          <w:lang w:val="en-US"/>
        </w:rPr>
        <w:t xml:space="preserve">      </w:t>
      </w:r>
      <w:r w:rsidR="00A00FAC" w:rsidRPr="00F914DC">
        <w:rPr>
          <w:lang w:val="en-US"/>
        </w:rPr>
        <w:t xml:space="preserve">Best bounding coordinate and 5 face landmark coordinates </w:t>
      </w:r>
      <w:r w:rsidR="0022524B">
        <w:rPr>
          <w:lang w:val="en-US"/>
        </w:rPr>
        <w:t>were</w:t>
      </w:r>
      <w:r w:rsidR="00A00FAC" w:rsidRPr="00F914DC">
        <w:rPr>
          <w:lang w:val="en-US"/>
        </w:rPr>
        <w:t xml:space="preserve"> selected. Hence, 3</w:t>
      </w:r>
      <w:r w:rsidR="00A00FAC" w:rsidRPr="00F914DC">
        <w:rPr>
          <w:vertAlign w:val="superscript"/>
          <w:lang w:val="en-US"/>
        </w:rPr>
        <w:t>rd</w:t>
      </w:r>
      <w:r w:rsidR="00A00FAC" w:rsidRPr="00F914DC">
        <w:rPr>
          <w:lang w:val="en-US"/>
        </w:rPr>
        <w:t xml:space="preserve"> stage is known as O-Network or output network</w:t>
      </w:r>
      <w:r w:rsidR="00A576F6">
        <w:rPr>
          <w:lang w:val="en-US"/>
        </w:rPr>
        <w:t xml:space="preserve"> (Fig </w:t>
      </w:r>
      <w:r w:rsidR="002F2205">
        <w:rPr>
          <w:lang w:val="en-US"/>
        </w:rPr>
        <w:t>9</w:t>
      </w:r>
      <w:r w:rsidR="00A576F6">
        <w:rPr>
          <w:lang w:val="en-US"/>
        </w:rPr>
        <w:t>)</w:t>
      </w:r>
      <w:r w:rsidR="00A00FAC" w:rsidRPr="00F914DC">
        <w:rPr>
          <w:lang w:val="en-US"/>
        </w:rPr>
        <w:t>.</w:t>
      </w:r>
    </w:p>
    <w:p w14:paraId="6621EC4B" w14:textId="61950973" w:rsidR="007F5B63" w:rsidRDefault="00E26B79" w:rsidP="00E26B79">
      <w:pPr>
        <w:pStyle w:val="BodyText"/>
        <w:tabs>
          <w:tab w:val="clear" w:pos="288"/>
        </w:tabs>
        <w:ind w:firstLine="0"/>
        <w:rPr>
          <w:lang w:val="en-US"/>
        </w:rPr>
      </w:pPr>
      <w:r>
        <w:rPr>
          <w:lang w:val="en-US"/>
        </w:rPr>
        <w:t xml:space="preserve">     </w:t>
      </w:r>
      <w:r w:rsidR="007F5B63">
        <w:rPr>
          <w:lang w:val="en-US"/>
        </w:rPr>
        <w:t xml:space="preserve"> </w:t>
      </w:r>
      <w:r w:rsidRPr="008D043E">
        <w:rPr>
          <w:lang w:val="en-US"/>
        </w:rPr>
        <w:t>Open</w:t>
      </w:r>
      <w:r>
        <w:rPr>
          <w:lang w:val="en-US"/>
        </w:rPr>
        <w:t>CV</w:t>
      </w:r>
      <w:r w:rsidRPr="008D043E">
        <w:rPr>
          <w:lang w:val="en-US"/>
        </w:rPr>
        <w:t xml:space="preserve"> Haar Face Cascade is based on Haar features</w:t>
      </w:r>
      <w:r>
        <w:rPr>
          <w:lang w:val="en-US"/>
        </w:rPr>
        <w:t>. H</w:t>
      </w:r>
      <w:r w:rsidRPr="008D043E">
        <w:rPr>
          <w:lang w:val="en-US"/>
        </w:rPr>
        <w:t>ence</w:t>
      </w:r>
      <w:r>
        <w:rPr>
          <w:lang w:val="en-US"/>
        </w:rPr>
        <w:t>,</w:t>
      </w:r>
      <w:r w:rsidRPr="008D043E">
        <w:rPr>
          <w:lang w:val="en-US"/>
        </w:rPr>
        <w:t xml:space="preserve"> it is subjected to error where features of other object</w:t>
      </w:r>
      <w:r>
        <w:rPr>
          <w:lang w:val="en-US"/>
        </w:rPr>
        <w:t>s</w:t>
      </w:r>
      <w:r w:rsidRPr="008D043E">
        <w:rPr>
          <w:lang w:val="en-US"/>
        </w:rPr>
        <w:t xml:space="preserve"> fit the threshold given.</w:t>
      </w:r>
    </w:p>
    <w:p w14:paraId="5AE14D92" w14:textId="68B54EBF" w:rsidR="007F5B63" w:rsidRPr="00F914DC" w:rsidRDefault="007F5B63">
      <w:pPr>
        <w:pStyle w:val="BodyText"/>
        <w:tabs>
          <w:tab w:val="clear" w:pos="288"/>
        </w:tabs>
        <w:ind w:firstLine="0"/>
        <w:rPr>
          <w:lang w:val="en-US"/>
        </w:rPr>
      </w:pPr>
      <w:r>
        <w:rPr>
          <w:lang w:val="en-US"/>
        </w:rPr>
        <w:t xml:space="preserve">      </w:t>
      </w:r>
      <w:r w:rsidRPr="008D043E">
        <w:rPr>
          <w:lang w:val="en-US"/>
        </w:rPr>
        <w:t xml:space="preserve">MTCNN can identify the face landmark (eye/mouth/nose) of an image. </w:t>
      </w:r>
      <w:r>
        <w:rPr>
          <w:lang w:val="en-US"/>
        </w:rPr>
        <w:t>When a</w:t>
      </w:r>
      <w:r w:rsidRPr="008D043E">
        <w:rPr>
          <w:lang w:val="en-US"/>
        </w:rPr>
        <w:t xml:space="preserve"> Haar Cascade image </w:t>
      </w:r>
      <w:r>
        <w:rPr>
          <w:lang w:val="en-US"/>
        </w:rPr>
        <w:t>is processed by</w:t>
      </w:r>
      <w:r w:rsidRPr="008D043E">
        <w:rPr>
          <w:lang w:val="en-US"/>
        </w:rPr>
        <w:t xml:space="preserve"> MTCNN, we can reject the image captured from Haar Cascade from further processing if face landmark coordinates </w:t>
      </w:r>
      <w:r>
        <w:rPr>
          <w:lang w:val="en-US"/>
        </w:rPr>
        <w:t>are</w:t>
      </w:r>
      <w:r w:rsidRPr="008D043E">
        <w:rPr>
          <w:lang w:val="en-US"/>
        </w:rPr>
        <w:t xml:space="preserve"> not returned from MTCNN.</w:t>
      </w:r>
    </w:p>
    <w:p w14:paraId="618F138F" w14:textId="4CCA2752" w:rsidR="009303D9" w:rsidRDefault="00F914DC" w:rsidP="003D0B85">
      <w:pPr>
        <w:pStyle w:val="BodyText"/>
        <w:ind w:firstLine="0"/>
      </w:pPr>
      <w:r>
        <w:rPr>
          <w:noProof/>
          <w:lang w:val="en-US" w:eastAsia="en-US"/>
        </w:rPr>
        <w:drawing>
          <wp:inline distT="0" distB="0" distL="0" distR="0" wp14:anchorId="57A424E8" wp14:editId="2942BF9B">
            <wp:extent cx="3119511" cy="11658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9091"/>
                    <a:stretch/>
                  </pic:blipFill>
                  <pic:spPr bwMode="auto">
                    <a:xfrm>
                      <a:off x="0" y="0"/>
                      <a:ext cx="3185256" cy="1190431"/>
                    </a:xfrm>
                    <a:prstGeom prst="rect">
                      <a:avLst/>
                    </a:prstGeom>
                    <a:noFill/>
                    <a:ln>
                      <a:noFill/>
                    </a:ln>
                    <a:extLst>
                      <a:ext uri="{53640926-AAD7-44D8-BBD7-CCE9431645EC}">
                        <a14:shadowObscured xmlns:a14="http://schemas.microsoft.com/office/drawing/2010/main"/>
                      </a:ext>
                    </a:extLst>
                  </pic:spPr>
                </pic:pic>
              </a:graphicData>
            </a:graphic>
          </wp:inline>
        </w:drawing>
      </w:r>
    </w:p>
    <w:p w14:paraId="2C53EA47" w14:textId="6FEF2DDA" w:rsidR="0099174E" w:rsidRPr="008D043E" w:rsidRDefault="00F914DC" w:rsidP="00AB361F">
      <w:pPr>
        <w:pStyle w:val="BodyText"/>
        <w:ind w:left="720"/>
        <w:jc w:val="left"/>
        <w:rPr>
          <w:lang w:val="en-US"/>
        </w:rPr>
      </w:pPr>
      <w:r>
        <w:rPr>
          <w:lang w:val="en-US"/>
        </w:rPr>
        <w:t xml:space="preserve">Fig </w:t>
      </w:r>
      <w:r w:rsidR="002F2205">
        <w:rPr>
          <w:lang w:val="en-US"/>
        </w:rPr>
        <w:t>9</w:t>
      </w:r>
      <w:r>
        <w:rPr>
          <w:lang w:val="en-US"/>
        </w:rPr>
        <w:t>: Architectures of P-Net, R-Net, O-Net</w:t>
      </w:r>
    </w:p>
    <w:p w14:paraId="4730B7E7" w14:textId="0A9A03C7" w:rsidR="00F63F81" w:rsidRDefault="006163B1">
      <w:pPr>
        <w:pStyle w:val="BodyText"/>
        <w:ind w:firstLine="0"/>
        <w:jc w:val="left"/>
        <w:rPr>
          <w:lang w:val="en-US"/>
        </w:rPr>
      </w:pPr>
      <w:r>
        <w:rPr>
          <w:lang w:val="en-US"/>
        </w:rPr>
        <w:t xml:space="preserve">      </w:t>
      </w:r>
      <w:r w:rsidR="00A00FAC" w:rsidRPr="008D043E">
        <w:rPr>
          <w:lang w:val="en-US"/>
        </w:rPr>
        <w:t xml:space="preserve">In this project, the face image pixels within the MTCNN boundary </w:t>
      </w:r>
      <w:r w:rsidR="006542BB">
        <w:rPr>
          <w:lang w:val="en-US"/>
        </w:rPr>
        <w:t>were</w:t>
      </w:r>
      <w:r w:rsidR="00DA3D55">
        <w:rPr>
          <w:lang w:val="en-US"/>
        </w:rPr>
        <w:t xml:space="preserve"> captured</w:t>
      </w:r>
      <w:r w:rsidR="00A00FAC" w:rsidRPr="008D043E">
        <w:rPr>
          <w:lang w:val="en-US"/>
        </w:rPr>
        <w:t xml:space="preserve"> (MTCNN outputs boundary coordinate instead of image). </w:t>
      </w:r>
    </w:p>
    <w:p w14:paraId="6C500F70" w14:textId="09FBCFF7" w:rsidR="0099174E" w:rsidRPr="006D1284" w:rsidRDefault="007A6A95" w:rsidP="006D1284">
      <w:pPr>
        <w:pStyle w:val="BodyText"/>
        <w:ind w:firstLine="0"/>
        <w:jc w:val="left"/>
      </w:pPr>
      <w:r>
        <w:rPr>
          <w:lang w:val="en-US"/>
        </w:rPr>
        <w:tab/>
        <w:t xml:space="preserve">These identified face image pixels </w:t>
      </w:r>
      <w:r w:rsidR="006542BB">
        <w:rPr>
          <w:lang w:val="en-US"/>
        </w:rPr>
        <w:t>were</w:t>
      </w:r>
      <w:r>
        <w:rPr>
          <w:lang w:val="en-US"/>
        </w:rPr>
        <w:t xml:space="preserve"> resized into (160, 160).</w:t>
      </w:r>
      <w:r w:rsidR="002078ED">
        <w:rPr>
          <w:lang w:val="en-US"/>
        </w:rPr>
        <w:t xml:space="preserve"> </w:t>
      </w:r>
      <w:r w:rsidR="00A00FAC" w:rsidRPr="008D043E">
        <w:rPr>
          <w:lang w:val="en-US"/>
        </w:rPr>
        <w:t xml:space="preserve">The pixels which are too far away from left eye/right eye will be cropped. Forehead and pixels under mouth will also be cropped. This will reduce </w:t>
      </w:r>
      <w:r w:rsidR="00DA3D55">
        <w:rPr>
          <w:lang w:val="en-US"/>
        </w:rPr>
        <w:t>possible</w:t>
      </w:r>
      <w:r w:rsidR="00A00FAC" w:rsidRPr="008D043E">
        <w:rPr>
          <w:lang w:val="en-US"/>
        </w:rPr>
        <w:t xml:space="preserve"> noise due to varying hairstyle</w:t>
      </w:r>
      <w:r w:rsidR="00DA3D55">
        <w:rPr>
          <w:lang w:val="en-US"/>
        </w:rPr>
        <w:t>s</w:t>
      </w:r>
      <w:r w:rsidR="00A00FAC" w:rsidRPr="008D043E">
        <w:rPr>
          <w:lang w:val="en-US"/>
        </w:rPr>
        <w:t xml:space="preserve"> and background.</w:t>
      </w:r>
    </w:p>
    <w:p w14:paraId="37FB6770" w14:textId="2926352F" w:rsidR="00A331D0" w:rsidRPr="00A331D0" w:rsidRDefault="00F7619B" w:rsidP="00A331D0">
      <w:pPr>
        <w:pStyle w:val="BodyText"/>
        <w:tabs>
          <w:tab w:val="clear" w:pos="288"/>
          <w:tab w:val="left" w:pos="450"/>
        </w:tabs>
        <w:ind w:firstLine="0"/>
        <w:rPr>
          <w:lang w:val="en-US"/>
        </w:rPr>
      </w:pPr>
      <w:r>
        <w:rPr>
          <w:lang w:val="en-US"/>
        </w:rPr>
        <w:t xml:space="preserve">      </w:t>
      </w:r>
      <w:r w:rsidR="008656A0">
        <w:rPr>
          <w:lang w:val="en-US"/>
        </w:rPr>
        <w:t xml:space="preserve">Based on left and right eye position, alignment </w:t>
      </w:r>
      <w:r w:rsidR="006542BB">
        <w:rPr>
          <w:lang w:val="en-US"/>
        </w:rPr>
        <w:t>was</w:t>
      </w:r>
      <w:r w:rsidR="008656A0">
        <w:rPr>
          <w:lang w:val="en-US"/>
        </w:rPr>
        <w:t xml:space="preserve"> made so that left and right eye is within 10 degree to the horizontal axis</w:t>
      </w:r>
      <w:r w:rsidR="00A331D0">
        <w:rPr>
          <w:lang w:val="en-US"/>
        </w:rPr>
        <w:t>.</w:t>
      </w:r>
    </w:p>
    <w:p w14:paraId="41D5F76F" w14:textId="2DA3046B" w:rsidR="00295AC9" w:rsidRPr="006D1284" w:rsidRDefault="00295AC9" w:rsidP="006D1284">
      <w:pPr>
        <w:pStyle w:val="Heading2"/>
        <w:rPr>
          <w:lang w:val="en-MY" w:eastAsia="x-none"/>
        </w:rPr>
      </w:pPr>
      <w:r>
        <w:rPr>
          <w:spacing w:val="-1"/>
          <w:lang w:val="en-MY" w:eastAsia="x-none"/>
        </w:rPr>
        <w:t xml:space="preserve">Face Encoding – DLIB based </w:t>
      </w:r>
      <w:r w:rsidR="004C564B">
        <w:rPr>
          <w:spacing w:val="-1"/>
          <w:lang w:val="en-MY" w:eastAsia="x-none"/>
        </w:rPr>
        <w:t>f</w:t>
      </w:r>
      <w:r>
        <w:rPr>
          <w:spacing w:val="-1"/>
          <w:lang w:val="en-MY" w:eastAsia="x-none"/>
        </w:rPr>
        <w:t xml:space="preserve">ace_recognition </w:t>
      </w:r>
    </w:p>
    <w:p w14:paraId="48822BD9" w14:textId="615600EF" w:rsidR="008656A0" w:rsidRPr="00C80322" w:rsidRDefault="00993E99" w:rsidP="003D0B85">
      <w:pPr>
        <w:pStyle w:val="BodyText"/>
        <w:tabs>
          <w:tab w:val="clear" w:pos="288"/>
          <w:tab w:val="left" w:pos="540"/>
        </w:tabs>
        <w:ind w:firstLine="0"/>
        <w:rPr>
          <w:lang w:val="en-US"/>
        </w:rPr>
      </w:pPr>
      <w:r>
        <w:rPr>
          <w:lang w:val="en-MY"/>
        </w:rPr>
        <w:t xml:space="preserve">      </w:t>
      </w:r>
      <w:r w:rsidR="008656A0" w:rsidRPr="00C80322">
        <w:rPr>
          <w:lang w:val="en-MY"/>
        </w:rPr>
        <w:t xml:space="preserve">Face encoding </w:t>
      </w:r>
      <w:r w:rsidR="006542BB">
        <w:rPr>
          <w:lang w:val="en-MY"/>
        </w:rPr>
        <w:t>was</w:t>
      </w:r>
      <w:r w:rsidR="008656A0" w:rsidRPr="00C80322">
        <w:rPr>
          <w:lang w:val="en-MY"/>
        </w:rPr>
        <w:t xml:space="preserve"> d</w:t>
      </w:r>
      <w:r w:rsidR="008656A0">
        <w:rPr>
          <w:lang w:val="en-MY"/>
        </w:rPr>
        <w:t>one through face_recognition</w:t>
      </w:r>
      <w:r w:rsidR="008656A0" w:rsidRPr="00C80322">
        <w:rPr>
          <w:lang w:val="en-MY"/>
        </w:rPr>
        <w:t xml:space="preserve"> python library developed by Ageitgey</w:t>
      </w:r>
      <w:r w:rsidR="007747ED">
        <w:rPr>
          <w:lang w:val="en-MY"/>
        </w:rPr>
        <w:t xml:space="preserve"> [3]</w:t>
      </w:r>
      <w:r w:rsidR="008656A0" w:rsidRPr="00C80322">
        <w:rPr>
          <w:lang w:val="en-MY"/>
        </w:rPr>
        <w:t>. This library is mainly based on open source Dlib.</w:t>
      </w:r>
      <w:r w:rsidR="008656A0">
        <w:rPr>
          <w:lang w:val="en-MY"/>
        </w:rPr>
        <w:t xml:space="preserve"> It</w:t>
      </w:r>
      <w:r w:rsidR="008656A0" w:rsidRPr="00C80322">
        <w:rPr>
          <w:lang w:val="en-MY"/>
        </w:rPr>
        <w:t xml:space="preserve"> return</w:t>
      </w:r>
      <w:r w:rsidR="008656A0">
        <w:rPr>
          <w:lang w:val="en-MY"/>
        </w:rPr>
        <w:t>s</w:t>
      </w:r>
      <w:r w:rsidR="008656A0" w:rsidRPr="00C80322">
        <w:rPr>
          <w:lang w:val="en-MY"/>
        </w:rPr>
        <w:t xml:space="preserve"> result in 128-bit code </w:t>
      </w:r>
      <w:r w:rsidR="008656A0">
        <w:rPr>
          <w:lang w:val="en-MY"/>
        </w:rPr>
        <w:t>which is</w:t>
      </w:r>
      <w:r w:rsidR="008656A0" w:rsidRPr="00C80322">
        <w:rPr>
          <w:lang w:val="en-MY"/>
        </w:rPr>
        <w:t xml:space="preserve"> suitable for face encoding.</w:t>
      </w:r>
    </w:p>
    <w:p w14:paraId="44D90B75" w14:textId="77777777" w:rsidR="008656A0" w:rsidRPr="00C80322" w:rsidRDefault="00993E99" w:rsidP="003D0B85">
      <w:pPr>
        <w:pStyle w:val="BodyText"/>
        <w:tabs>
          <w:tab w:val="clear" w:pos="288"/>
          <w:tab w:val="left" w:pos="540"/>
        </w:tabs>
        <w:ind w:firstLine="0"/>
        <w:rPr>
          <w:lang w:val="en-US"/>
        </w:rPr>
      </w:pPr>
      <w:r>
        <w:rPr>
          <w:lang w:val="en-MY"/>
        </w:rPr>
        <w:t xml:space="preserve">      </w:t>
      </w:r>
      <w:r w:rsidR="008656A0">
        <w:rPr>
          <w:lang w:val="en-MY"/>
        </w:rPr>
        <w:t>The f</w:t>
      </w:r>
      <w:r w:rsidR="008656A0" w:rsidRPr="00C80322">
        <w:rPr>
          <w:lang w:val="en-MY"/>
        </w:rPr>
        <w:t xml:space="preserve">ace_recognition </w:t>
      </w:r>
      <w:r w:rsidR="008656A0">
        <w:rPr>
          <w:lang w:val="en-MY"/>
        </w:rPr>
        <w:t xml:space="preserve">process </w:t>
      </w:r>
      <w:r w:rsidR="008656A0" w:rsidRPr="00C80322">
        <w:rPr>
          <w:lang w:val="en-MY"/>
        </w:rPr>
        <w:t>has several steps to refine and encode the face image:</w:t>
      </w:r>
    </w:p>
    <w:p w14:paraId="5599695C" w14:textId="2ECE31F7" w:rsidR="008656A0" w:rsidRPr="00C80322" w:rsidRDefault="008656A0" w:rsidP="003D0B85">
      <w:pPr>
        <w:pStyle w:val="BodyText"/>
        <w:numPr>
          <w:ilvl w:val="0"/>
          <w:numId w:val="9"/>
        </w:numPr>
        <w:tabs>
          <w:tab w:val="clear" w:pos="288"/>
          <w:tab w:val="left" w:pos="540"/>
        </w:tabs>
        <w:ind w:left="0" w:firstLine="0"/>
        <w:jc w:val="left"/>
        <w:rPr>
          <w:lang w:val="en-US"/>
        </w:rPr>
      </w:pPr>
      <w:r w:rsidRPr="00C80322">
        <w:rPr>
          <w:lang w:val="en-MY"/>
        </w:rPr>
        <w:t xml:space="preserve">HoG </w:t>
      </w:r>
      <w:r>
        <w:rPr>
          <w:lang w:val="en-MY"/>
        </w:rPr>
        <w:t xml:space="preserve">transformation </w:t>
      </w:r>
      <w:r w:rsidRPr="00C80322">
        <w:rPr>
          <w:lang w:val="en-MY"/>
        </w:rPr>
        <w:t>(further refine bounding area from MTCNN in this project)</w:t>
      </w:r>
      <w:r w:rsidR="006D3D40">
        <w:rPr>
          <w:lang w:val="en-MY"/>
        </w:rPr>
        <w:t xml:space="preserve"> [4]</w:t>
      </w:r>
    </w:p>
    <w:p w14:paraId="12A66805" w14:textId="1866DE5F" w:rsidR="00C26EFC" w:rsidRPr="006D1284" w:rsidRDefault="008656A0" w:rsidP="006D1284">
      <w:pPr>
        <w:pStyle w:val="BodyText"/>
        <w:numPr>
          <w:ilvl w:val="0"/>
          <w:numId w:val="9"/>
        </w:numPr>
        <w:tabs>
          <w:tab w:val="clear" w:pos="288"/>
          <w:tab w:val="left" w:pos="540"/>
        </w:tabs>
        <w:ind w:left="0" w:firstLine="0"/>
        <w:jc w:val="left"/>
        <w:rPr>
          <w:lang w:val="en-US"/>
        </w:rPr>
      </w:pPr>
      <w:r w:rsidRPr="00C80322">
        <w:rPr>
          <w:lang w:val="en-MY"/>
        </w:rPr>
        <w:t>dlib face landmark detection and face projection</w:t>
      </w:r>
    </w:p>
    <w:p w14:paraId="14F13407" w14:textId="77777777" w:rsidR="008656A0" w:rsidRPr="00C80322" w:rsidRDefault="008656A0" w:rsidP="003D0B85">
      <w:pPr>
        <w:pStyle w:val="BodyText"/>
        <w:numPr>
          <w:ilvl w:val="0"/>
          <w:numId w:val="9"/>
        </w:numPr>
        <w:tabs>
          <w:tab w:val="clear" w:pos="288"/>
          <w:tab w:val="left" w:pos="540"/>
        </w:tabs>
        <w:ind w:left="0" w:firstLine="0"/>
        <w:jc w:val="left"/>
        <w:rPr>
          <w:lang w:val="en-US"/>
        </w:rPr>
      </w:pPr>
      <w:r w:rsidRPr="00C80322">
        <w:rPr>
          <w:lang w:val="en-MY"/>
        </w:rPr>
        <w:t>neural network trained using triplet loss for error computation</w:t>
      </w:r>
    </w:p>
    <w:p w14:paraId="0465AA77" w14:textId="34FE07CC" w:rsidR="0099174E" w:rsidRPr="007546BE" w:rsidRDefault="008B5E96" w:rsidP="007546BE">
      <w:pPr>
        <w:pStyle w:val="BodyText"/>
        <w:ind w:firstLine="0"/>
        <w:rPr>
          <w:lang w:val="en-US"/>
        </w:rPr>
      </w:pPr>
      <w:r>
        <w:rPr>
          <w:lang w:val="en-MY"/>
        </w:rPr>
        <w:tab/>
      </w:r>
      <w:r w:rsidR="00A00FAC" w:rsidRPr="007546BE">
        <w:rPr>
          <w:lang w:val="en-MY"/>
        </w:rPr>
        <w:t xml:space="preserve">Histogram of Gradient is an 2D array </w:t>
      </w:r>
      <w:r>
        <w:rPr>
          <w:lang w:val="en-MY"/>
        </w:rPr>
        <w:t xml:space="preserve">that </w:t>
      </w:r>
      <w:r w:rsidR="00A00FAC" w:rsidRPr="007546BE">
        <w:rPr>
          <w:lang w:val="en-MY"/>
        </w:rPr>
        <w:t xml:space="preserve">consists of gradient at each pixel. Gradient </w:t>
      </w:r>
      <w:r w:rsidR="009404C4">
        <w:rPr>
          <w:lang w:val="en-MY"/>
        </w:rPr>
        <w:t>was</w:t>
      </w:r>
      <w:r w:rsidR="00A00FAC" w:rsidRPr="007546BE">
        <w:rPr>
          <w:lang w:val="en-MY"/>
        </w:rPr>
        <w:t xml:space="preserve"> to be computed from intensity difference across its neighbouring pixels.</w:t>
      </w:r>
    </w:p>
    <w:p w14:paraId="4B495A5E" w14:textId="643B8307" w:rsidR="0099174E" w:rsidRPr="007546BE" w:rsidRDefault="008B5E96" w:rsidP="007546BE">
      <w:pPr>
        <w:pStyle w:val="BodyText"/>
        <w:ind w:firstLine="0"/>
        <w:rPr>
          <w:lang w:val="en-US"/>
        </w:rPr>
      </w:pPr>
      <w:r>
        <w:rPr>
          <w:lang w:val="en-MY"/>
        </w:rPr>
        <w:tab/>
      </w:r>
      <w:r w:rsidR="00A00FAC" w:rsidRPr="007546BE">
        <w:rPr>
          <w:lang w:val="en-MY"/>
        </w:rPr>
        <w:t xml:space="preserve">Face Cascade and MTCNN should have filtered out images which </w:t>
      </w:r>
      <w:r w:rsidR="009404C4">
        <w:rPr>
          <w:lang w:val="en-MY"/>
        </w:rPr>
        <w:t>were</w:t>
      </w:r>
      <w:r w:rsidR="00A00FAC" w:rsidRPr="007546BE">
        <w:rPr>
          <w:lang w:val="en-MY"/>
        </w:rPr>
        <w:t xml:space="preserve"> not showing sufficient face features at this point. HoG will refine the bound of image by taking out more background pixels.</w:t>
      </w:r>
    </w:p>
    <w:p w14:paraId="581C9865" w14:textId="3F388838" w:rsidR="0099174E" w:rsidRPr="007546BE" w:rsidRDefault="008B5E96" w:rsidP="007546BE">
      <w:pPr>
        <w:pStyle w:val="BodyText"/>
        <w:ind w:firstLine="0"/>
        <w:rPr>
          <w:lang w:val="en-US"/>
        </w:rPr>
      </w:pPr>
      <w:r>
        <w:rPr>
          <w:lang w:val="en-MY"/>
        </w:rPr>
        <w:tab/>
      </w:r>
      <w:r w:rsidR="00A00FAC" w:rsidRPr="007546BE">
        <w:rPr>
          <w:lang w:val="en-MY"/>
        </w:rPr>
        <w:t xml:space="preserve">HoG </w:t>
      </w:r>
      <w:r w:rsidR="009404C4">
        <w:rPr>
          <w:lang w:val="en-MY"/>
        </w:rPr>
        <w:t>was</w:t>
      </w:r>
      <w:r w:rsidR="00A00FAC" w:rsidRPr="007546BE">
        <w:rPr>
          <w:lang w:val="en-MY"/>
        </w:rPr>
        <w:t xml:space="preserve"> working since nose, mouth, eyes should have unique gradient features and relative distance across nose, mouth, eyes, hair and background, </w:t>
      </w:r>
      <w:r w:rsidR="009404C4">
        <w:rPr>
          <w:lang w:val="en-MY"/>
        </w:rPr>
        <w:t xml:space="preserve">that </w:t>
      </w:r>
      <w:r w:rsidR="00A00FAC" w:rsidRPr="007546BE">
        <w:rPr>
          <w:lang w:val="en-MY"/>
        </w:rPr>
        <w:t>will define the face area</w:t>
      </w:r>
      <w:r w:rsidR="00895C3E">
        <w:rPr>
          <w:lang w:val="en-MY"/>
        </w:rPr>
        <w:t xml:space="preserve"> (Fig </w:t>
      </w:r>
      <w:r w:rsidR="00831150">
        <w:rPr>
          <w:lang w:val="en-MY"/>
        </w:rPr>
        <w:t>10</w:t>
      </w:r>
      <w:r w:rsidR="00895C3E">
        <w:rPr>
          <w:lang w:val="en-MY"/>
        </w:rPr>
        <w:t>)</w:t>
      </w:r>
      <w:r w:rsidR="00A00FAC" w:rsidRPr="007546BE">
        <w:rPr>
          <w:lang w:val="en-MY"/>
        </w:rPr>
        <w:t>.</w:t>
      </w:r>
    </w:p>
    <w:p w14:paraId="13883DCC" w14:textId="48B6622F" w:rsidR="002B083E" w:rsidRDefault="008B5E96" w:rsidP="007546BE">
      <w:pPr>
        <w:pStyle w:val="BodyText"/>
        <w:ind w:firstLine="0"/>
        <w:rPr>
          <w:lang w:val="en-MY"/>
        </w:rPr>
      </w:pPr>
      <w:r>
        <w:rPr>
          <w:lang w:val="en-MY"/>
        </w:rPr>
        <w:tab/>
      </w:r>
      <w:r w:rsidR="00A00FAC" w:rsidRPr="007546BE">
        <w:rPr>
          <w:lang w:val="en-MY"/>
        </w:rPr>
        <w:t>HoG is less sensitive to light intensity (Gradient usually consider</w:t>
      </w:r>
      <w:r w:rsidR="00E152D0">
        <w:rPr>
          <w:lang w:val="en-MY"/>
        </w:rPr>
        <w:t>s</w:t>
      </w:r>
      <w:r w:rsidR="00A00FAC" w:rsidRPr="007546BE">
        <w:rPr>
          <w:lang w:val="en-MY"/>
        </w:rPr>
        <w:t xml:space="preserve"> surround pixels rather than light intensity at one pixel) and can define the features without </w:t>
      </w:r>
      <w:r w:rsidR="00E152D0">
        <w:rPr>
          <w:lang w:val="en-MY"/>
        </w:rPr>
        <w:t xml:space="preserve">the </w:t>
      </w:r>
      <w:r w:rsidR="00A00FAC" w:rsidRPr="007546BE">
        <w:rPr>
          <w:lang w:val="en-MY"/>
        </w:rPr>
        <w:t xml:space="preserve">influence of local light intensity. (MTCNN, face_cascade should have taken out image with extreme light intensities, so less intensity </w:t>
      </w:r>
      <w:r w:rsidR="00A00FAC" w:rsidRPr="007546BE">
        <w:rPr>
          <w:lang w:val="en-MY"/>
        </w:rPr>
        <w:lastRenderedPageBreak/>
        <w:t xml:space="preserve">will not </w:t>
      </w:r>
      <w:r w:rsidR="009506D1">
        <w:rPr>
          <w:noProof/>
        </w:rPr>
        <w:drawing>
          <wp:anchor distT="0" distB="0" distL="114300" distR="114300" simplePos="0" relativeHeight="251658248" behindDoc="0" locked="0" layoutInCell="1" allowOverlap="1" wp14:anchorId="4FAC810B" wp14:editId="4791E42A">
            <wp:simplePos x="0" y="0"/>
            <wp:positionH relativeFrom="margin">
              <wp:align>right</wp:align>
            </wp:positionH>
            <wp:positionV relativeFrom="paragraph">
              <wp:posOffset>53975</wp:posOffset>
            </wp:positionV>
            <wp:extent cx="3045460" cy="845820"/>
            <wp:effectExtent l="0" t="0" r="2540" b="0"/>
            <wp:wrapTopAndBottom/>
            <wp:docPr id="15" name="Picture 1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845820"/>
                    </a:xfrm>
                    <a:prstGeom prst="rect">
                      <a:avLst/>
                    </a:prstGeom>
                    <a:noFill/>
                  </pic:spPr>
                </pic:pic>
              </a:graphicData>
            </a:graphic>
            <wp14:sizeRelH relativeFrom="page">
              <wp14:pctWidth>0</wp14:pctWidth>
            </wp14:sizeRelH>
            <wp14:sizeRelV relativeFrom="page">
              <wp14:pctHeight>0</wp14:pctHeight>
            </wp14:sizeRelV>
          </wp:anchor>
        </w:drawing>
      </w:r>
      <w:r w:rsidR="00A00FAC" w:rsidRPr="007546BE">
        <w:rPr>
          <w:lang w:val="en-MY"/>
        </w:rPr>
        <w:t>have side effect)</w:t>
      </w:r>
      <w:r w:rsidR="003D0B85">
        <w:rPr>
          <w:lang w:val="en-US"/>
        </w:rPr>
        <w:t xml:space="preserve">. </w:t>
      </w:r>
      <w:r w:rsidR="00A00FAC" w:rsidRPr="007546BE">
        <w:rPr>
          <w:lang w:val="en-MY"/>
        </w:rPr>
        <w:t>DLIB provides</w:t>
      </w:r>
      <w:r w:rsidR="00DF1A65">
        <w:rPr>
          <w:lang w:val="en-MY"/>
        </w:rPr>
        <w:t xml:space="preserve"> a</w:t>
      </w:r>
      <w:r w:rsidR="00A00FAC" w:rsidRPr="007546BE">
        <w:rPr>
          <w:lang w:val="en-MY"/>
        </w:rPr>
        <w:t xml:space="preserve"> fast computation of HoG</w:t>
      </w:r>
      <w:r w:rsidR="00D847AC">
        <w:rPr>
          <w:lang w:val="en-MY"/>
        </w:rPr>
        <w:t xml:space="preserve"> </w:t>
      </w:r>
      <w:r w:rsidR="002B083E">
        <w:rPr>
          <w:noProof/>
        </w:rPr>
        <w:drawing>
          <wp:anchor distT="0" distB="0" distL="114300" distR="114300" simplePos="0" relativeHeight="251658250" behindDoc="0" locked="0" layoutInCell="1" allowOverlap="1" wp14:anchorId="3ADFFD0C" wp14:editId="5BA48E1B">
            <wp:simplePos x="0" y="0"/>
            <wp:positionH relativeFrom="margin">
              <wp:posOffset>494665</wp:posOffset>
            </wp:positionH>
            <wp:positionV relativeFrom="paragraph">
              <wp:posOffset>311785</wp:posOffset>
            </wp:positionV>
            <wp:extent cx="1988820" cy="11557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8820" cy="1155700"/>
                    </a:xfrm>
                    <a:prstGeom prst="rect">
                      <a:avLst/>
                    </a:prstGeom>
                    <a:noFill/>
                  </pic:spPr>
                </pic:pic>
              </a:graphicData>
            </a:graphic>
            <wp14:sizeRelH relativeFrom="page">
              <wp14:pctWidth>0</wp14:pctWidth>
            </wp14:sizeRelH>
            <wp14:sizeRelV relativeFrom="page">
              <wp14:pctHeight>0</wp14:pctHeight>
            </wp14:sizeRelV>
          </wp:anchor>
        </w:drawing>
      </w:r>
      <w:r w:rsidR="00D847AC">
        <w:rPr>
          <w:lang w:val="en-MY"/>
        </w:rPr>
        <w:t xml:space="preserve">(Fig </w:t>
      </w:r>
      <w:r w:rsidR="009230C3">
        <w:rPr>
          <w:lang w:val="en-MY"/>
        </w:rPr>
        <w:t>11</w:t>
      </w:r>
      <w:r w:rsidR="00D847AC">
        <w:rPr>
          <w:lang w:val="en-MY"/>
        </w:rPr>
        <w:t>)</w:t>
      </w:r>
      <w:r w:rsidR="00227286">
        <w:rPr>
          <w:lang w:val="en-MY"/>
        </w:rPr>
        <w:t>.</w:t>
      </w:r>
    </w:p>
    <w:p w14:paraId="51759383" w14:textId="39248412" w:rsidR="007320AE" w:rsidRPr="007546BE" w:rsidRDefault="008B200A" w:rsidP="006D1284">
      <w:pPr>
        <w:pStyle w:val="BodyText"/>
        <w:ind w:firstLine="0"/>
        <w:jc w:val="center"/>
        <w:rPr>
          <w:lang w:val="en-US"/>
        </w:rPr>
      </w:pPr>
      <w:r>
        <w:rPr>
          <w:noProof/>
        </w:rPr>
        <w:drawing>
          <wp:anchor distT="0" distB="0" distL="114300" distR="114300" simplePos="0" relativeHeight="251658245" behindDoc="0" locked="0" layoutInCell="1" allowOverlap="1" wp14:anchorId="267B0D6C" wp14:editId="3AB6996E">
            <wp:simplePos x="0" y="0"/>
            <wp:positionH relativeFrom="page">
              <wp:posOffset>3890010</wp:posOffset>
            </wp:positionH>
            <wp:positionV relativeFrom="paragraph">
              <wp:posOffset>1502410</wp:posOffset>
            </wp:positionV>
            <wp:extent cx="3122295" cy="1936750"/>
            <wp:effectExtent l="0" t="0" r="190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521"/>
                    <a:stretch/>
                  </pic:blipFill>
                  <pic:spPr bwMode="auto">
                    <a:xfrm>
                      <a:off x="0" y="0"/>
                      <a:ext cx="3122295" cy="193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26A">
        <w:rPr>
          <w:noProof/>
        </w:rPr>
        <w:drawing>
          <wp:anchor distT="0" distB="0" distL="114300" distR="114300" simplePos="0" relativeHeight="251658244" behindDoc="0" locked="0" layoutInCell="1" allowOverlap="1" wp14:anchorId="4465E709" wp14:editId="47326CAF">
            <wp:simplePos x="0" y="0"/>
            <wp:positionH relativeFrom="margin">
              <wp:posOffset>-111760</wp:posOffset>
            </wp:positionH>
            <wp:positionV relativeFrom="paragraph">
              <wp:posOffset>1345565</wp:posOffset>
            </wp:positionV>
            <wp:extent cx="3086100" cy="21666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6100" cy="2166620"/>
                    </a:xfrm>
                    <a:prstGeom prst="rect">
                      <a:avLst/>
                    </a:prstGeom>
                    <a:noFill/>
                  </pic:spPr>
                </pic:pic>
              </a:graphicData>
            </a:graphic>
            <wp14:sizeRelH relativeFrom="page">
              <wp14:pctWidth>0</wp14:pctWidth>
            </wp14:sizeRelH>
            <wp14:sizeRelV relativeFrom="page">
              <wp14:pctHeight>0</wp14:pctHeight>
            </wp14:sizeRelV>
          </wp:anchor>
        </w:drawing>
      </w:r>
      <w:r w:rsidR="00A460D5">
        <w:rPr>
          <w:lang w:val="en-US"/>
        </w:rPr>
        <w:t xml:space="preserve">Fig </w:t>
      </w:r>
      <w:r w:rsidR="00831150">
        <w:rPr>
          <w:lang w:val="en-US"/>
        </w:rPr>
        <w:t>10</w:t>
      </w:r>
      <w:r w:rsidR="00A460D5">
        <w:rPr>
          <w:lang w:val="en-US"/>
        </w:rPr>
        <w:t>: HOG Representation</w:t>
      </w:r>
    </w:p>
    <w:p w14:paraId="463C366A" w14:textId="48EB8792" w:rsidR="00DF1A65" w:rsidRDefault="009137A8" w:rsidP="006D1284">
      <w:pPr>
        <w:pStyle w:val="BodyText"/>
        <w:ind w:firstLine="0"/>
        <w:jc w:val="center"/>
      </w:pPr>
      <w:r>
        <w:rPr>
          <w:lang w:val="en-US"/>
        </w:rPr>
        <w:t xml:space="preserve">Fig </w:t>
      </w:r>
      <w:r w:rsidR="00AA2D71">
        <w:rPr>
          <w:lang w:val="en-US"/>
        </w:rPr>
        <w:t>11</w:t>
      </w:r>
      <w:r>
        <w:rPr>
          <w:lang w:val="en-US"/>
        </w:rPr>
        <w:t>: HOG Based Face Recognition</w:t>
      </w:r>
    </w:p>
    <w:p w14:paraId="0F00685D" w14:textId="0EBCCE80" w:rsidR="0099174E" w:rsidRPr="00E25746" w:rsidRDefault="00212598" w:rsidP="00E25746">
      <w:pPr>
        <w:pStyle w:val="BodyText"/>
        <w:ind w:firstLine="0"/>
        <w:rPr>
          <w:lang w:val="en-US"/>
        </w:rPr>
      </w:pPr>
      <w:r w:rsidRPr="006D1284">
        <w:rPr>
          <w:noProof/>
          <w:sz w:val="10"/>
          <w:szCs w:val="10"/>
          <w:lang w:val="en-US" w:eastAsia="en-US"/>
        </w:rPr>
        <w:drawing>
          <wp:anchor distT="0" distB="0" distL="114300" distR="114300" simplePos="0" relativeHeight="251658247" behindDoc="0" locked="0" layoutInCell="1" allowOverlap="1" wp14:anchorId="007EF7E0" wp14:editId="63D56AEB">
            <wp:simplePos x="0" y="0"/>
            <wp:positionH relativeFrom="margin">
              <wp:posOffset>109220</wp:posOffset>
            </wp:positionH>
            <wp:positionV relativeFrom="paragraph">
              <wp:posOffset>295275</wp:posOffset>
            </wp:positionV>
            <wp:extent cx="2886710" cy="2882900"/>
            <wp:effectExtent l="0" t="0" r="8890" b="0"/>
            <wp:wrapTopAndBottom/>
            <wp:docPr id="8" name="Picture 8" descr="A picture containing strainer,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710" cy="2882900"/>
                    </a:xfrm>
                    <a:prstGeom prst="rect">
                      <a:avLst/>
                    </a:prstGeom>
                    <a:noFill/>
                  </pic:spPr>
                </pic:pic>
              </a:graphicData>
            </a:graphic>
            <wp14:sizeRelH relativeFrom="page">
              <wp14:pctWidth>0</wp14:pctWidth>
            </wp14:sizeRelH>
            <wp14:sizeRelV relativeFrom="page">
              <wp14:pctHeight>0</wp14:pctHeight>
            </wp14:sizeRelV>
          </wp:anchor>
        </w:drawing>
      </w:r>
      <w:r w:rsidR="00835D58">
        <w:rPr>
          <w:lang w:val="en-MY"/>
        </w:rPr>
        <w:tab/>
      </w:r>
      <w:r w:rsidR="00A00FAC" w:rsidRPr="00E25746">
        <w:rPr>
          <w:lang w:val="en-MY"/>
        </w:rPr>
        <w:t>With HoG refined image, Dlib is able to output 68 landmark points</w:t>
      </w:r>
      <w:r w:rsidR="00A900C0">
        <w:rPr>
          <w:lang w:val="en-MY"/>
        </w:rPr>
        <w:t xml:space="preserve"> (Fig </w:t>
      </w:r>
      <w:r w:rsidR="00005BFE">
        <w:rPr>
          <w:lang w:val="en-MY"/>
        </w:rPr>
        <w:t>12</w:t>
      </w:r>
      <w:r w:rsidR="00A900C0">
        <w:rPr>
          <w:lang w:val="en-MY"/>
        </w:rPr>
        <w:t>)</w:t>
      </w:r>
      <w:r w:rsidR="00A00FAC" w:rsidRPr="00E25746">
        <w:rPr>
          <w:lang w:val="en-MY"/>
        </w:rPr>
        <w:t>.</w:t>
      </w:r>
    </w:p>
    <w:p w14:paraId="299C00B4" w14:textId="25882232" w:rsidR="006D1DF9" w:rsidRDefault="006D1DF9" w:rsidP="00DE2EF3">
      <w:pPr>
        <w:pStyle w:val="BodyText"/>
        <w:ind w:firstLine="0"/>
        <w:jc w:val="center"/>
        <w:rPr>
          <w:lang w:val="en-US"/>
        </w:rPr>
      </w:pPr>
      <w:r>
        <w:rPr>
          <w:lang w:val="en-US"/>
        </w:rPr>
        <w:t xml:space="preserve">Fig </w:t>
      </w:r>
      <w:r w:rsidR="00DE2EF3">
        <w:rPr>
          <w:lang w:val="en-US"/>
        </w:rPr>
        <w:t>12</w:t>
      </w:r>
      <w:r>
        <w:rPr>
          <w:lang w:val="en-US"/>
        </w:rPr>
        <w:t>: 68 Landmark Points</w:t>
      </w:r>
    </w:p>
    <w:p w14:paraId="4AFF7EBF" w14:textId="3F80B90D" w:rsidR="002740FA" w:rsidRPr="00E25746" w:rsidRDefault="00835D58" w:rsidP="002740FA">
      <w:pPr>
        <w:pStyle w:val="BodyText"/>
        <w:ind w:firstLine="0"/>
        <w:rPr>
          <w:lang w:val="en-US"/>
        </w:rPr>
      </w:pPr>
      <w:r>
        <w:rPr>
          <w:lang w:val="en-MY"/>
        </w:rPr>
        <w:tab/>
      </w:r>
      <w:r w:rsidR="00A00FAC" w:rsidRPr="00E25746">
        <w:rPr>
          <w:lang w:val="en-MY"/>
        </w:rPr>
        <w:t>D</w:t>
      </w:r>
      <w:r>
        <w:rPr>
          <w:lang w:val="en-MY"/>
        </w:rPr>
        <w:t>lib</w:t>
      </w:r>
      <w:r w:rsidR="00A00FAC" w:rsidRPr="00E25746">
        <w:rPr>
          <w:lang w:val="en-MY"/>
        </w:rPr>
        <w:t xml:space="preserve"> has a neural network pre-trained with 68-point </w:t>
      </w:r>
      <w:hyperlink r:id="rId29" w:history="1">
        <w:r w:rsidR="00A00FAC" w:rsidRPr="00E25746">
          <w:rPr>
            <w:rStyle w:val="Hyperlink"/>
            <w:b/>
            <w:bCs/>
            <w:lang w:val="pl-PL"/>
          </w:rPr>
          <w:t>iBUG 300-W dataset</w:t>
        </w:r>
      </w:hyperlink>
      <w:r w:rsidR="00416608">
        <w:rPr>
          <w:rStyle w:val="Hyperlink"/>
          <w:b/>
          <w:bCs/>
          <w:lang w:val="pl-PL"/>
        </w:rPr>
        <w:t xml:space="preserve"> [5]</w:t>
      </w:r>
    </w:p>
    <w:p w14:paraId="46AE38EF" w14:textId="77777777" w:rsidR="002740FA" w:rsidRPr="00E25746" w:rsidRDefault="002740FA" w:rsidP="002740FA">
      <w:pPr>
        <w:pStyle w:val="BodyText"/>
        <w:ind w:firstLine="0"/>
        <w:rPr>
          <w:lang w:val="en-US"/>
        </w:rPr>
      </w:pPr>
      <w:r>
        <w:rPr>
          <w:lang w:val="en-MY"/>
        </w:rPr>
        <w:tab/>
      </w:r>
      <w:r w:rsidRPr="00E25746">
        <w:rPr>
          <w:lang w:val="en-MY"/>
        </w:rPr>
        <w:t>With D</w:t>
      </w:r>
      <w:r>
        <w:rPr>
          <w:lang w:val="en-MY"/>
        </w:rPr>
        <w:t>lib</w:t>
      </w:r>
      <w:r w:rsidRPr="00E25746">
        <w:rPr>
          <w:lang w:val="en-MY"/>
        </w:rPr>
        <w:t>’s landmark output, face_recognition library can make face projection</w:t>
      </w:r>
      <w:r>
        <w:rPr>
          <w:lang w:val="en-MY"/>
        </w:rPr>
        <w:t xml:space="preserve"> (Fig 13)</w:t>
      </w:r>
      <w:r w:rsidRPr="00E25746">
        <w:rPr>
          <w:lang w:val="en-MY"/>
        </w:rPr>
        <w:t>.</w:t>
      </w:r>
    </w:p>
    <w:p w14:paraId="7294A15E" w14:textId="700DF22E" w:rsidR="002740FA" w:rsidRPr="002740FA" w:rsidRDefault="002740FA">
      <w:pPr>
        <w:pStyle w:val="BodyText"/>
        <w:ind w:firstLine="0"/>
        <w:rPr>
          <w:lang w:val="en-MY"/>
        </w:rPr>
      </w:pPr>
      <w:r>
        <w:rPr>
          <w:lang w:val="en-MY"/>
        </w:rPr>
        <w:tab/>
      </w:r>
      <w:r w:rsidRPr="00E25746">
        <w:rPr>
          <w:lang w:val="en-MY"/>
        </w:rPr>
        <w:t xml:space="preserve">Slanting face can be re-projected with all the 68 points at </w:t>
      </w:r>
      <w:r w:rsidR="005D32F0">
        <w:rPr>
          <w:lang w:val="en-MY"/>
        </w:rPr>
        <w:t xml:space="preserve">the </w:t>
      </w:r>
      <w:r w:rsidRPr="00E25746">
        <w:rPr>
          <w:lang w:val="en-MY"/>
        </w:rPr>
        <w:t xml:space="preserve">largest alignment possible. Nose </w:t>
      </w:r>
      <w:r w:rsidR="00B8663F">
        <w:rPr>
          <w:lang w:val="en-MY"/>
        </w:rPr>
        <w:t>was</w:t>
      </w:r>
      <w:r w:rsidRPr="00E25746">
        <w:rPr>
          <w:lang w:val="en-MY"/>
        </w:rPr>
        <w:t xml:space="preserve"> centered while the image </w:t>
      </w:r>
      <w:r w:rsidR="00B8663F">
        <w:rPr>
          <w:lang w:val="en-MY"/>
        </w:rPr>
        <w:t>was</w:t>
      </w:r>
      <w:r w:rsidRPr="00E25746">
        <w:rPr>
          <w:lang w:val="en-MY"/>
        </w:rPr>
        <w:t xml:space="preserve"> re-projected based on direction on other landmark point</w:t>
      </w:r>
      <w:r w:rsidR="00B8663F">
        <w:rPr>
          <w:lang w:val="en-MY"/>
        </w:rPr>
        <w:t>s</w:t>
      </w:r>
      <w:r w:rsidRPr="00E25746">
        <w:rPr>
          <w:lang w:val="en-MY"/>
        </w:rPr>
        <w:t xml:space="preserve"> as well. (Compared to MTCNN with 5 points, total re-projection is possible)</w:t>
      </w:r>
      <w:r>
        <w:rPr>
          <w:lang w:val="en-MY"/>
        </w:rPr>
        <w:t>.</w:t>
      </w:r>
    </w:p>
    <w:p w14:paraId="12A58B4F" w14:textId="7C52121A" w:rsidR="0099174E" w:rsidRPr="00E25746" w:rsidRDefault="009506D1" w:rsidP="00AB361F">
      <w:pPr>
        <w:pStyle w:val="BodyText"/>
        <w:ind w:firstLine="0"/>
        <w:jc w:val="center"/>
        <w:rPr>
          <w:lang w:val="en-US"/>
        </w:rPr>
      </w:pPr>
      <w:r>
        <w:rPr>
          <w:lang w:val="en-US"/>
        </w:rPr>
        <w:t>Fig 13: Face Re-projection</w:t>
      </w:r>
    </w:p>
    <w:p w14:paraId="3D13A510" w14:textId="19C8C807" w:rsidR="00A968B5" w:rsidRPr="00B924E3" w:rsidRDefault="00A968B5" w:rsidP="00A968B5">
      <w:pPr>
        <w:pStyle w:val="BodyText"/>
        <w:ind w:firstLine="0"/>
        <w:rPr>
          <w:lang w:val="en-US"/>
        </w:rPr>
      </w:pPr>
      <w:r>
        <w:rPr>
          <w:lang w:val="en-MY"/>
        </w:rPr>
        <w:tab/>
      </w:r>
      <w:r w:rsidRPr="00B924E3">
        <w:rPr>
          <w:lang w:val="en-MY"/>
        </w:rPr>
        <w:t>With D</w:t>
      </w:r>
      <w:r>
        <w:rPr>
          <w:lang w:val="en-MY"/>
        </w:rPr>
        <w:t>lib</w:t>
      </w:r>
      <w:r w:rsidRPr="00B924E3">
        <w:rPr>
          <w:lang w:val="en-MY"/>
        </w:rPr>
        <w:t xml:space="preserve"> face re-projection, Ageitgey </w:t>
      </w:r>
      <w:r w:rsidR="0002510A">
        <w:rPr>
          <w:lang w:val="en-MY"/>
        </w:rPr>
        <w:t>was</w:t>
      </w:r>
      <w:r w:rsidRPr="00B924E3">
        <w:rPr>
          <w:lang w:val="en-MY"/>
        </w:rPr>
        <w:t xml:space="preserve"> able to train a neural network with </w:t>
      </w:r>
      <w:r w:rsidR="0002510A">
        <w:rPr>
          <w:lang w:val="en-MY"/>
        </w:rPr>
        <w:t xml:space="preserve">a </w:t>
      </w:r>
      <w:r w:rsidRPr="00B924E3">
        <w:rPr>
          <w:lang w:val="en-MY"/>
        </w:rPr>
        <w:t xml:space="preserve">much </w:t>
      </w:r>
      <w:r w:rsidR="0002510A">
        <w:rPr>
          <w:lang w:val="en-MY"/>
        </w:rPr>
        <w:t>smaller</w:t>
      </w:r>
      <w:r w:rsidRPr="00B924E3">
        <w:rPr>
          <w:lang w:val="en-MY"/>
        </w:rPr>
        <w:t xml:space="preserve"> sample size. It defines the input to the network to have </w:t>
      </w:r>
      <w:r>
        <w:rPr>
          <w:lang w:val="en-MY"/>
        </w:rPr>
        <w:t>the right</w:t>
      </w:r>
      <w:r w:rsidRPr="00B924E3">
        <w:rPr>
          <w:lang w:val="en-MY"/>
        </w:rPr>
        <w:t xml:space="preserve"> face alignment.</w:t>
      </w:r>
      <w:r>
        <w:rPr>
          <w:lang w:val="en-MY"/>
        </w:rPr>
        <w:t xml:space="preserve"> </w:t>
      </w:r>
      <w:r w:rsidRPr="00B924E3">
        <w:rPr>
          <w:lang w:val="en-MY"/>
        </w:rPr>
        <w:t>Ageitgey’s network is computing triplet loss for error correction</w:t>
      </w:r>
      <w:r>
        <w:rPr>
          <w:lang w:val="en-MY"/>
        </w:rPr>
        <w:t xml:space="preserve"> (Fig 14)</w:t>
      </w:r>
      <w:r w:rsidRPr="00B924E3">
        <w:rPr>
          <w:lang w:val="en-MY"/>
        </w:rPr>
        <w:t>.</w:t>
      </w:r>
    </w:p>
    <w:p w14:paraId="72BB8822" w14:textId="65421B4D" w:rsidR="000933E8" w:rsidRPr="006D1284" w:rsidRDefault="008B200A" w:rsidP="00AB361F">
      <w:pPr>
        <w:pStyle w:val="BodyText"/>
        <w:ind w:firstLine="0"/>
        <w:jc w:val="center"/>
        <w:rPr>
          <w:sz w:val="10"/>
          <w:szCs w:val="10"/>
          <w:lang w:val="en-US"/>
        </w:rPr>
      </w:pPr>
      <w:r>
        <w:rPr>
          <w:lang w:val="en-US"/>
        </w:rPr>
        <w:t>Fig 14: Triplet Loss Network Architecture</w:t>
      </w:r>
    </w:p>
    <w:p w14:paraId="02E9B0A6" w14:textId="0C9BD3CE" w:rsidR="00310EB2" w:rsidRPr="00310EB2" w:rsidRDefault="00A00FAC" w:rsidP="006D1284">
      <w:pPr>
        <w:pStyle w:val="BodyText"/>
        <w:rPr>
          <w:lang w:val="en-MY"/>
        </w:rPr>
      </w:pPr>
      <w:r w:rsidRPr="00B924E3">
        <w:rPr>
          <w:lang w:val="en-MY"/>
        </w:rPr>
        <w:t xml:space="preserve">Triplet loss computation </w:t>
      </w:r>
      <w:r w:rsidR="000B2130">
        <w:rPr>
          <w:lang w:val="en-MY"/>
        </w:rPr>
        <w:t xml:space="preserve">[6] </w:t>
      </w:r>
      <w:r w:rsidR="00E058A9">
        <w:rPr>
          <w:lang w:val="en-MY"/>
        </w:rPr>
        <w:t xml:space="preserve">[7] </w:t>
      </w:r>
      <w:r w:rsidRPr="00B924E3">
        <w:rPr>
          <w:lang w:val="en-MY"/>
        </w:rPr>
        <w:t xml:space="preserve">means three images are input </w:t>
      </w:r>
      <w:r w:rsidR="001371BF">
        <w:rPr>
          <w:lang w:val="en-MY"/>
        </w:rPr>
        <w:t>in</w:t>
      </w:r>
      <w:r w:rsidRPr="00B924E3">
        <w:rPr>
          <w:lang w:val="en-MY"/>
        </w:rPr>
        <w:t>to the network at the same time. Though there are three images, all the ima</w:t>
      </w:r>
      <w:r w:rsidR="00310EB2">
        <w:rPr>
          <w:lang w:val="en-MY"/>
        </w:rPr>
        <w:t>ge</w:t>
      </w:r>
      <w:r w:rsidR="008151EF">
        <w:rPr>
          <w:lang w:val="en-MY"/>
        </w:rPr>
        <w:t>s</w:t>
      </w:r>
      <w:r w:rsidR="00310EB2">
        <w:rPr>
          <w:lang w:val="en-MY"/>
        </w:rPr>
        <w:t xml:space="preserve"> are going through shared layers (t</w:t>
      </w:r>
      <w:r w:rsidRPr="00B924E3">
        <w:rPr>
          <w:lang w:val="en-MY"/>
        </w:rPr>
        <w:t xml:space="preserve">his means all three sub-networks are exactly the same layers with </w:t>
      </w:r>
      <w:r w:rsidR="00DB2B78">
        <w:rPr>
          <w:lang w:val="en-MY"/>
        </w:rPr>
        <w:t xml:space="preserve">the </w:t>
      </w:r>
      <w:r w:rsidRPr="00B924E3">
        <w:rPr>
          <w:lang w:val="en-MY"/>
        </w:rPr>
        <w:t>same weight)</w:t>
      </w:r>
      <w:r w:rsidR="00310EB2">
        <w:rPr>
          <w:lang w:val="en-MY"/>
        </w:rPr>
        <w:t>.</w:t>
      </w:r>
    </w:p>
    <w:p w14:paraId="501502B2" w14:textId="5BD30E28" w:rsidR="0099174E" w:rsidRPr="00852905" w:rsidRDefault="00C71AD2" w:rsidP="00852905">
      <w:pPr>
        <w:pStyle w:val="BodyText"/>
        <w:ind w:firstLine="0"/>
        <w:rPr>
          <w:lang w:val="en-US"/>
        </w:rPr>
      </w:pPr>
      <w:r>
        <w:rPr>
          <w:lang w:val="en-US"/>
        </w:rPr>
        <w:tab/>
      </w:r>
      <w:r w:rsidR="00A00FAC" w:rsidRPr="00852905">
        <w:rPr>
          <w:lang w:val="en-US"/>
        </w:rPr>
        <w:t>The 3 images are training face image</w:t>
      </w:r>
      <w:r w:rsidR="00852905">
        <w:rPr>
          <w:lang w:val="en-US"/>
        </w:rPr>
        <w:t>s</w:t>
      </w:r>
      <w:r w:rsidR="00A00FAC" w:rsidRPr="00852905">
        <w:rPr>
          <w:lang w:val="en-US"/>
        </w:rPr>
        <w:t xml:space="preserve"> of a known person, another picture of the same known person and a picture of a totally different person.</w:t>
      </w:r>
    </w:p>
    <w:p w14:paraId="51154E24" w14:textId="6E94AB4C" w:rsidR="0099174E" w:rsidRPr="00852905" w:rsidRDefault="006D4840" w:rsidP="00852905">
      <w:pPr>
        <w:pStyle w:val="BodyText"/>
        <w:ind w:firstLine="0"/>
        <w:rPr>
          <w:lang w:val="en-US"/>
        </w:rPr>
      </w:pPr>
      <w:r>
        <w:rPr>
          <w:lang w:val="en-MY"/>
        </w:rPr>
        <w:tab/>
      </w:r>
      <w:r w:rsidR="00A00FAC" w:rsidRPr="00852905">
        <w:rPr>
          <w:lang w:val="en-MY"/>
        </w:rPr>
        <w:t xml:space="preserve">With this combination, </w:t>
      </w:r>
      <w:r w:rsidR="00EB1A44">
        <w:rPr>
          <w:lang w:val="en-MY"/>
        </w:rPr>
        <w:t xml:space="preserve">the </w:t>
      </w:r>
      <w:r w:rsidR="00A00FAC" w:rsidRPr="00852905">
        <w:rPr>
          <w:lang w:val="en-MY"/>
        </w:rPr>
        <w:t>weight between similar faces are closer while the weight between different face</w:t>
      </w:r>
      <w:r w:rsidR="00EB1A44">
        <w:rPr>
          <w:lang w:val="en-MY"/>
        </w:rPr>
        <w:t>s</w:t>
      </w:r>
      <w:r w:rsidR="00A00FAC" w:rsidRPr="00852905">
        <w:rPr>
          <w:lang w:val="en-MY"/>
        </w:rPr>
        <w:t xml:space="preserve"> are further</w:t>
      </w:r>
      <w:r w:rsidR="00EB1A44">
        <w:rPr>
          <w:lang w:val="en-MY"/>
        </w:rPr>
        <w:t xml:space="preserve"> apart</w:t>
      </w:r>
      <w:r w:rsidR="00A00FAC" w:rsidRPr="00852905">
        <w:rPr>
          <w:lang w:val="en-MY"/>
        </w:rPr>
        <w:t>. This applies to all 128-bit</w:t>
      </w:r>
      <w:r w:rsidR="00EB1A44">
        <w:rPr>
          <w:lang w:val="en-MY"/>
        </w:rPr>
        <w:t>s</w:t>
      </w:r>
      <w:r w:rsidR="00A00FAC" w:rsidRPr="00852905">
        <w:rPr>
          <w:lang w:val="en-MY"/>
        </w:rPr>
        <w:t xml:space="preserve"> that represent 128 measurements made </w:t>
      </w:r>
      <w:r w:rsidR="00EB1A44">
        <w:rPr>
          <w:lang w:val="en-MY"/>
        </w:rPr>
        <w:t>on</w:t>
      </w:r>
      <w:r w:rsidR="00A00FAC" w:rsidRPr="00852905">
        <w:rPr>
          <w:lang w:val="en-MY"/>
        </w:rPr>
        <w:t xml:space="preserve"> the face features.</w:t>
      </w:r>
    </w:p>
    <w:p w14:paraId="39638F00" w14:textId="40FBB007" w:rsidR="008F2252" w:rsidRDefault="009E56B7">
      <w:pPr>
        <w:pStyle w:val="BodyText"/>
        <w:rPr>
          <w:lang w:val="en-MY"/>
        </w:rPr>
      </w:pPr>
      <w:r>
        <w:rPr>
          <w:noProof/>
          <w:lang w:val="en-US" w:eastAsia="en-US"/>
        </w:rPr>
        <w:drawing>
          <wp:anchor distT="0" distB="0" distL="114300" distR="114300" simplePos="0" relativeHeight="251658249" behindDoc="0" locked="0" layoutInCell="1" allowOverlap="1" wp14:anchorId="23ADDBF0" wp14:editId="1F2C2637">
            <wp:simplePos x="0" y="0"/>
            <wp:positionH relativeFrom="column">
              <wp:align>left</wp:align>
            </wp:positionH>
            <wp:positionV relativeFrom="paragraph">
              <wp:posOffset>363855</wp:posOffset>
            </wp:positionV>
            <wp:extent cx="3049905" cy="2190750"/>
            <wp:effectExtent l="0" t="0" r="0" b="0"/>
            <wp:wrapTopAndBottom/>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9905" cy="2190750"/>
                    </a:xfrm>
                    <a:prstGeom prst="rect">
                      <a:avLst/>
                    </a:prstGeom>
                    <a:noFill/>
                  </pic:spPr>
                </pic:pic>
              </a:graphicData>
            </a:graphic>
            <wp14:sizeRelH relativeFrom="page">
              <wp14:pctWidth>0</wp14:pctWidth>
            </wp14:sizeRelH>
            <wp14:sizeRelV relativeFrom="page">
              <wp14:pctHeight>0</wp14:pctHeight>
            </wp14:sizeRelV>
          </wp:anchor>
        </w:drawing>
      </w:r>
      <w:r w:rsidR="00A00FAC" w:rsidRPr="00852905">
        <w:rPr>
          <w:lang w:val="en-MY"/>
        </w:rPr>
        <w:t>With pre-trained weights from</w:t>
      </w:r>
      <w:r w:rsidR="00EB1A44">
        <w:rPr>
          <w:lang w:val="en-MY"/>
        </w:rPr>
        <w:t xml:space="preserve"> the</w:t>
      </w:r>
      <w:r w:rsidR="00A00FAC" w:rsidRPr="00852905">
        <w:rPr>
          <w:lang w:val="en-MY"/>
        </w:rPr>
        <w:t xml:space="preserve"> face_recognition python library, up to 98% accuracy </w:t>
      </w:r>
      <w:r w:rsidR="00EB1A44">
        <w:rPr>
          <w:lang w:val="en-MY"/>
        </w:rPr>
        <w:t>is possible</w:t>
      </w:r>
      <w:r w:rsidR="008E205E">
        <w:rPr>
          <w:lang w:val="en-MY"/>
        </w:rPr>
        <w:t xml:space="preserve"> (Fig 1</w:t>
      </w:r>
      <w:r>
        <w:rPr>
          <w:lang w:val="en-MY"/>
        </w:rPr>
        <w:t>5</w:t>
      </w:r>
      <w:r w:rsidR="008E205E">
        <w:rPr>
          <w:lang w:val="en-MY"/>
        </w:rPr>
        <w:t>)</w:t>
      </w:r>
      <w:r w:rsidR="00A00FAC" w:rsidRPr="00852905">
        <w:rPr>
          <w:lang w:val="en-MY"/>
        </w:rPr>
        <w:t>.</w:t>
      </w:r>
    </w:p>
    <w:p w14:paraId="12021D8F" w14:textId="4D6BC033" w:rsidR="000933E8" w:rsidRPr="00DD0FD4" w:rsidRDefault="000933E8" w:rsidP="008E205E">
      <w:pPr>
        <w:pStyle w:val="BodyText"/>
        <w:ind w:firstLine="0"/>
        <w:rPr>
          <w:lang w:val="en-US"/>
        </w:rPr>
      </w:pPr>
    </w:p>
    <w:p w14:paraId="3B71B743" w14:textId="69173ADD" w:rsidR="00B43734" w:rsidRDefault="00B43734" w:rsidP="006D1284">
      <w:pPr>
        <w:pStyle w:val="BodyText"/>
        <w:ind w:left="720"/>
        <w:jc w:val="center"/>
      </w:pPr>
      <w:r>
        <w:rPr>
          <w:lang w:val="en-US"/>
        </w:rPr>
        <w:t xml:space="preserve">Fig </w:t>
      </w:r>
      <w:r w:rsidR="00532B89">
        <w:rPr>
          <w:lang w:val="en-US"/>
        </w:rPr>
        <w:t>1</w:t>
      </w:r>
      <w:r w:rsidR="00B81952">
        <w:rPr>
          <w:lang w:val="en-US"/>
        </w:rPr>
        <w:t>5</w:t>
      </w:r>
      <w:r>
        <w:rPr>
          <w:lang w:val="en-US"/>
        </w:rPr>
        <w:t xml:space="preserve">: Triplet Loss </w:t>
      </w:r>
      <w:r w:rsidR="008E205E">
        <w:rPr>
          <w:lang w:val="en-US"/>
        </w:rPr>
        <w:t>Explained</w:t>
      </w:r>
    </w:p>
    <w:p w14:paraId="14904B07" w14:textId="09589BDF" w:rsidR="009303D9" w:rsidRDefault="00857629" w:rsidP="006B6B66">
      <w:pPr>
        <w:pStyle w:val="Heading1"/>
      </w:pPr>
      <w:r>
        <w:lastRenderedPageBreak/>
        <w:t>Classifier</w:t>
      </w:r>
    </w:p>
    <w:p w14:paraId="7E9AFC2B" w14:textId="00639AB5" w:rsidR="00E264FF" w:rsidRPr="00857629" w:rsidRDefault="006D4840" w:rsidP="00857629">
      <w:pPr>
        <w:pStyle w:val="BodyText"/>
        <w:ind w:firstLine="0"/>
        <w:rPr>
          <w:lang w:val="en-US"/>
        </w:rPr>
      </w:pPr>
      <w:r>
        <w:rPr>
          <w:lang w:val="en-US"/>
        </w:rPr>
        <w:tab/>
      </w:r>
      <w:r w:rsidR="00DE4B9B">
        <w:rPr>
          <w:lang w:val="en-US"/>
        </w:rPr>
        <w:t xml:space="preserve">At the end of the face recognition process, an ensemble of machine learning </w:t>
      </w:r>
      <w:r w:rsidR="00E14E94">
        <w:t xml:space="preserve">algorithms </w:t>
      </w:r>
      <w:r w:rsidR="00C128A9">
        <w:rPr>
          <w:lang w:val="en-US"/>
        </w:rPr>
        <w:t>was</w:t>
      </w:r>
      <w:r w:rsidR="00E14E94">
        <w:t xml:space="preserve"> used to further </w:t>
      </w:r>
      <w:r w:rsidR="00E14E94">
        <w:rPr>
          <w:lang w:val="en-US"/>
        </w:rPr>
        <w:t>augment the accuracy and consistency. This ensemble include</w:t>
      </w:r>
      <w:r w:rsidR="00C128A9">
        <w:rPr>
          <w:lang w:val="en-US"/>
        </w:rPr>
        <w:t>d</w:t>
      </w:r>
      <w:r w:rsidR="00E14E94">
        <w:rPr>
          <w:lang w:val="en-US"/>
        </w:rPr>
        <w:t xml:space="preserve"> the KNN, SVM, Logistic Regression and MLP. A voting mechanism </w:t>
      </w:r>
      <w:r w:rsidR="002F24C8">
        <w:rPr>
          <w:lang w:val="en-US"/>
        </w:rPr>
        <w:t>was</w:t>
      </w:r>
      <w:r w:rsidR="00E14E94">
        <w:rPr>
          <w:lang w:val="en-US"/>
        </w:rPr>
        <w:t xml:space="preserve"> then employed for the ensemble.</w:t>
      </w:r>
    </w:p>
    <w:p w14:paraId="1AC8F968" w14:textId="4707F533" w:rsidR="009303D9" w:rsidRDefault="00E264FF" w:rsidP="00ED0149">
      <w:pPr>
        <w:pStyle w:val="Heading2"/>
      </w:pPr>
      <w:r>
        <w:t>KNN</w:t>
      </w:r>
    </w:p>
    <w:p w14:paraId="549A76D8" w14:textId="77777777" w:rsidR="00E36BFC" w:rsidRDefault="006D4840" w:rsidP="00E264FF">
      <w:pPr>
        <w:pStyle w:val="Heading4"/>
        <w:numPr>
          <w:ilvl w:val="0"/>
          <w:numId w:val="0"/>
        </w:numPr>
        <w:rPr>
          <w:i w:val="0"/>
          <w:spacing w:val="-1"/>
          <w:lang w:eastAsia="x-none"/>
        </w:rPr>
      </w:pPr>
      <w:r>
        <w:rPr>
          <w:i w:val="0"/>
          <w:spacing w:val="-1"/>
          <w:lang w:eastAsia="x-none"/>
        </w:rPr>
        <w:t xml:space="preserve">      </w:t>
      </w:r>
      <w:r w:rsidR="00A00FAC" w:rsidRPr="00E264FF">
        <w:rPr>
          <w:i w:val="0"/>
          <w:spacing w:val="-1"/>
          <w:lang w:eastAsia="x-none"/>
        </w:rPr>
        <w:t>KNN is suitable for face recognition.</w:t>
      </w:r>
      <w:r w:rsidR="00B70F02">
        <w:rPr>
          <w:i w:val="0"/>
          <w:spacing w:val="-1"/>
          <w:lang w:eastAsia="x-none"/>
        </w:rPr>
        <w:t xml:space="preserve"> In the prior step, we trained the face encoding to provide weights that are closer for similar faces than for disimilar faces. This distance makes the KNN a choice for image classification because of its distance-based classification approach.</w:t>
      </w:r>
      <w:r w:rsidR="00E36BFC">
        <w:rPr>
          <w:i w:val="0"/>
          <w:spacing w:val="-1"/>
          <w:lang w:eastAsia="x-none"/>
        </w:rPr>
        <w:t xml:space="preserve"> </w:t>
      </w:r>
    </w:p>
    <w:p w14:paraId="196FD865" w14:textId="3CE6D03E" w:rsidR="00FC0551" w:rsidRDefault="00E36BFC" w:rsidP="00E264FF">
      <w:pPr>
        <w:pStyle w:val="Heading4"/>
        <w:numPr>
          <w:ilvl w:val="0"/>
          <w:numId w:val="0"/>
        </w:numPr>
        <w:rPr>
          <w:i w:val="0"/>
          <w:spacing w:val="-1"/>
          <w:lang w:eastAsia="x-none"/>
        </w:rPr>
      </w:pPr>
      <w:r>
        <w:rPr>
          <w:i w:val="0"/>
          <w:spacing w:val="-1"/>
          <w:lang w:eastAsia="x-none"/>
        </w:rPr>
        <w:t xml:space="preserve">      Faces with weights that are close to the known faces will be predicted as staff, while distanced faces will be classifed as intruders. </w:t>
      </w:r>
      <w:r w:rsidR="00B70F02">
        <w:rPr>
          <w:i w:val="0"/>
          <w:spacing w:val="-1"/>
          <w:lang w:eastAsia="x-none"/>
        </w:rPr>
        <w:t xml:space="preserve">  </w:t>
      </w:r>
      <w:r w:rsidR="00A00FAC" w:rsidRPr="00E264FF">
        <w:rPr>
          <w:i w:val="0"/>
          <w:spacing w:val="-1"/>
          <w:lang w:eastAsia="x-none"/>
        </w:rPr>
        <w:t xml:space="preserve"> </w:t>
      </w:r>
    </w:p>
    <w:p w14:paraId="2B14C0F5" w14:textId="1CCC9FAC" w:rsidR="0099174E" w:rsidRPr="00E264FF" w:rsidRDefault="00FC0551" w:rsidP="00E264FF">
      <w:pPr>
        <w:pStyle w:val="Heading4"/>
        <w:numPr>
          <w:ilvl w:val="0"/>
          <w:numId w:val="0"/>
        </w:numPr>
        <w:rPr>
          <w:i w:val="0"/>
          <w:spacing w:val="-1"/>
          <w:lang w:eastAsia="x-none"/>
        </w:rPr>
      </w:pPr>
      <w:r>
        <w:rPr>
          <w:i w:val="0"/>
          <w:spacing w:val="-1"/>
          <w:lang w:eastAsia="x-none"/>
        </w:rPr>
        <w:t xml:space="preserve">      </w:t>
      </w:r>
      <w:r w:rsidR="005F63EF">
        <w:rPr>
          <w:i w:val="0"/>
          <w:spacing w:val="-1"/>
          <w:lang w:eastAsia="x-none"/>
        </w:rPr>
        <w:t xml:space="preserve">In this context, </w:t>
      </w:r>
      <w:r w:rsidR="00A00FAC" w:rsidRPr="00E264FF">
        <w:rPr>
          <w:i w:val="0"/>
          <w:spacing w:val="-1"/>
          <w:lang w:eastAsia="x-none"/>
        </w:rPr>
        <w:t xml:space="preserve">Minkowski distance </w:t>
      </w:r>
      <w:r w:rsidR="003C5BBC">
        <w:rPr>
          <w:i w:val="0"/>
          <w:spacing w:val="-1"/>
          <w:lang w:eastAsia="x-none"/>
        </w:rPr>
        <w:t xml:space="preserve">was used </w:t>
      </w:r>
      <w:r w:rsidR="00A00FAC" w:rsidRPr="00E264FF">
        <w:rPr>
          <w:i w:val="0"/>
          <w:spacing w:val="-1"/>
          <w:lang w:eastAsia="x-none"/>
        </w:rPr>
        <w:t>when defining the nearest neighbor.</w:t>
      </w:r>
      <w:r w:rsidR="005F63EF">
        <w:rPr>
          <w:i w:val="0"/>
          <w:spacing w:val="-1"/>
          <w:lang w:eastAsia="x-none"/>
        </w:rPr>
        <w:t xml:space="preserve"> </w:t>
      </w:r>
      <w:r w:rsidR="00A00FAC" w:rsidRPr="00E264FF">
        <w:rPr>
          <w:i w:val="0"/>
          <w:spacing w:val="-1"/>
          <w:lang w:eastAsia="x-none"/>
        </w:rPr>
        <w:t>The accuracy is enhanced with weight reduced with the distance increased.</w:t>
      </w:r>
    </w:p>
    <w:p w14:paraId="38B98CC2" w14:textId="0B9BFE2D" w:rsidR="006F6D3D" w:rsidRDefault="006D4840" w:rsidP="00AB361F">
      <w:pPr>
        <w:pStyle w:val="Heading4"/>
        <w:numPr>
          <w:ilvl w:val="0"/>
          <w:numId w:val="0"/>
        </w:numPr>
      </w:pPr>
      <w:r>
        <w:rPr>
          <w:i w:val="0"/>
          <w:spacing w:val="-1"/>
          <w:lang w:eastAsia="x-none"/>
        </w:rPr>
        <w:t xml:space="preserve">      </w:t>
      </w:r>
      <w:r w:rsidR="00A00FAC" w:rsidRPr="00E264FF">
        <w:rPr>
          <w:i w:val="0"/>
          <w:spacing w:val="-1"/>
          <w:lang w:eastAsia="x-none"/>
        </w:rPr>
        <w:t xml:space="preserve">As a result, </w:t>
      </w:r>
      <w:r w:rsidR="009F747F">
        <w:rPr>
          <w:i w:val="0"/>
          <w:spacing w:val="-1"/>
          <w:lang w:eastAsia="x-none"/>
        </w:rPr>
        <w:t>using 9:1 train-and-test split on 102</w:t>
      </w:r>
      <w:r w:rsidR="00C375E4">
        <w:rPr>
          <w:i w:val="0"/>
          <w:spacing w:val="-1"/>
          <w:lang w:eastAsia="x-none"/>
        </w:rPr>
        <w:t>,</w:t>
      </w:r>
      <w:r w:rsidR="009F747F">
        <w:rPr>
          <w:i w:val="0"/>
          <w:spacing w:val="-1"/>
          <w:lang w:eastAsia="x-none"/>
        </w:rPr>
        <w:t xml:space="preserve">750 samples, </w:t>
      </w:r>
      <w:r w:rsidR="00A00FAC" w:rsidRPr="00E264FF">
        <w:rPr>
          <w:i w:val="0"/>
          <w:spacing w:val="-1"/>
          <w:lang w:eastAsia="x-none"/>
        </w:rPr>
        <w:t xml:space="preserve">the </w:t>
      </w:r>
      <w:r w:rsidR="005F63EF">
        <w:rPr>
          <w:i w:val="0"/>
          <w:spacing w:val="-1"/>
          <w:lang w:eastAsia="x-none"/>
        </w:rPr>
        <w:t>sklearn KNN</w:t>
      </w:r>
      <w:r w:rsidR="00857629">
        <w:rPr>
          <w:i w:val="0"/>
          <w:spacing w:val="-1"/>
          <w:lang w:eastAsia="x-none"/>
        </w:rPr>
        <w:t xml:space="preserve"> model</w:t>
      </w:r>
      <w:r w:rsidR="005F63EF">
        <w:rPr>
          <w:i w:val="0"/>
          <w:spacing w:val="-1"/>
          <w:lang w:eastAsia="x-none"/>
        </w:rPr>
        <w:t xml:space="preserve"> </w:t>
      </w:r>
      <w:r w:rsidR="00A00FAC" w:rsidRPr="00E264FF">
        <w:rPr>
          <w:i w:val="0"/>
          <w:spacing w:val="-1"/>
          <w:lang w:eastAsia="x-none"/>
        </w:rPr>
        <w:t>accuracy can reach 9</w:t>
      </w:r>
      <w:r w:rsidR="00DD0FD4">
        <w:rPr>
          <w:i w:val="0"/>
          <w:spacing w:val="-1"/>
          <w:lang w:eastAsia="x-none"/>
        </w:rPr>
        <w:t>9.3</w:t>
      </w:r>
      <w:r w:rsidR="00A00FAC" w:rsidRPr="00E264FF">
        <w:rPr>
          <w:i w:val="0"/>
          <w:spacing w:val="-1"/>
          <w:lang w:eastAsia="x-none"/>
        </w:rPr>
        <w:t>-9</w:t>
      </w:r>
      <w:r w:rsidR="00DD0FD4">
        <w:rPr>
          <w:i w:val="0"/>
          <w:spacing w:val="-1"/>
          <w:lang w:eastAsia="x-none"/>
        </w:rPr>
        <w:t>9.8</w:t>
      </w:r>
      <w:r w:rsidR="00A00FAC" w:rsidRPr="00E264FF">
        <w:rPr>
          <w:i w:val="0"/>
          <w:spacing w:val="-1"/>
          <w:lang w:eastAsia="x-none"/>
        </w:rPr>
        <w:t>% in the dataset with number of neighbor set to 5.</w:t>
      </w:r>
      <w:r w:rsidR="009F747F">
        <w:rPr>
          <w:i w:val="0"/>
          <w:spacing w:val="-1"/>
          <w:lang w:eastAsia="x-none"/>
        </w:rPr>
        <w:t xml:space="preserve"> </w:t>
      </w:r>
    </w:p>
    <w:p w14:paraId="4159CA30" w14:textId="65E66330" w:rsidR="009303D9" w:rsidRDefault="00E264FF" w:rsidP="00ED0149">
      <w:pPr>
        <w:pStyle w:val="Heading2"/>
      </w:pPr>
      <w:r>
        <w:t>SVM</w:t>
      </w:r>
    </w:p>
    <w:p w14:paraId="2CAE79DE" w14:textId="00435C10" w:rsidR="0099174E" w:rsidRPr="00E264FF" w:rsidRDefault="00F21464" w:rsidP="00E264FF">
      <w:pPr>
        <w:pStyle w:val="BodyText"/>
        <w:ind w:firstLine="0"/>
        <w:rPr>
          <w:lang w:val="en-US"/>
        </w:rPr>
      </w:pPr>
      <w:r>
        <w:rPr>
          <w:lang w:val="en-US"/>
        </w:rPr>
        <w:tab/>
      </w:r>
      <w:r w:rsidR="00A00FAC" w:rsidRPr="00E264FF">
        <w:rPr>
          <w:lang w:val="en-US"/>
        </w:rPr>
        <w:t xml:space="preserve">SVM is also </w:t>
      </w:r>
      <w:r w:rsidR="005F63EF">
        <w:rPr>
          <w:lang w:val="en-US"/>
        </w:rPr>
        <w:t>commonly used</w:t>
      </w:r>
      <w:r w:rsidR="00A00FAC" w:rsidRPr="00E264FF">
        <w:rPr>
          <w:lang w:val="en-US"/>
        </w:rPr>
        <w:t xml:space="preserve"> for face recognition.</w:t>
      </w:r>
      <w:r w:rsidR="00441718">
        <w:rPr>
          <w:lang w:val="en-US"/>
        </w:rPr>
        <w:t xml:space="preserve"> Similar to the rationale given for the choice of using KNN, SVM </w:t>
      </w:r>
      <w:r w:rsidR="002A26D0">
        <w:rPr>
          <w:lang w:val="en-US"/>
        </w:rPr>
        <w:t xml:space="preserve">also relied on finding the hyperplane that best separate between known and unknown faces. The maximization of distance between known and unknown faces through the weights is well-suited to the derivation of this hyperplane. </w:t>
      </w:r>
    </w:p>
    <w:p w14:paraId="3C85F8BD" w14:textId="6BF1DDA3" w:rsidR="0099174E" w:rsidRPr="00E264FF" w:rsidRDefault="00F21464" w:rsidP="00E264FF">
      <w:pPr>
        <w:pStyle w:val="BodyText"/>
        <w:ind w:firstLine="0"/>
        <w:rPr>
          <w:lang w:val="en-US"/>
        </w:rPr>
      </w:pPr>
      <w:r>
        <w:rPr>
          <w:lang w:val="en-US"/>
        </w:rPr>
        <w:tab/>
      </w:r>
      <w:r w:rsidR="00A00FAC" w:rsidRPr="00E264FF">
        <w:rPr>
          <w:lang w:val="en-US"/>
        </w:rPr>
        <w:t>Transformation of the 128-byte code enables support vector plane to be found.</w:t>
      </w:r>
    </w:p>
    <w:p w14:paraId="7AA44240" w14:textId="77777777" w:rsidR="005F63EF" w:rsidRPr="00E264FF" w:rsidRDefault="00F21464" w:rsidP="00E264FF">
      <w:pPr>
        <w:pStyle w:val="BodyText"/>
        <w:ind w:firstLine="0"/>
        <w:rPr>
          <w:lang w:val="en-US"/>
        </w:rPr>
      </w:pPr>
      <w:r>
        <w:rPr>
          <w:lang w:val="en-US"/>
        </w:rPr>
        <w:tab/>
      </w:r>
      <w:r w:rsidR="00A00FAC" w:rsidRPr="00E264FF">
        <w:rPr>
          <w:lang w:val="en-US"/>
        </w:rPr>
        <w:t xml:space="preserve">With good image preprocessing, </w:t>
      </w:r>
      <w:r w:rsidR="005F63EF">
        <w:rPr>
          <w:lang w:val="en-US"/>
        </w:rPr>
        <w:t>Dlib based face recognition library</w:t>
      </w:r>
      <w:r w:rsidR="00A00FAC" w:rsidRPr="00E264FF">
        <w:rPr>
          <w:lang w:val="en-US"/>
        </w:rPr>
        <w:t xml:space="preserve"> usually encodes the image accurately. This </w:t>
      </w:r>
      <w:r w:rsidR="005F63EF">
        <w:rPr>
          <w:lang w:val="en-US"/>
        </w:rPr>
        <w:t>allows</w:t>
      </w:r>
      <w:r w:rsidR="00A00FAC" w:rsidRPr="00E264FF">
        <w:rPr>
          <w:lang w:val="en-US"/>
        </w:rPr>
        <w:t xml:space="preserve"> SVM training </w:t>
      </w:r>
      <w:r w:rsidR="005F63EF">
        <w:rPr>
          <w:lang w:val="en-US"/>
        </w:rPr>
        <w:t>by</w:t>
      </w:r>
      <w:r w:rsidR="00A00FAC" w:rsidRPr="00E264FF">
        <w:rPr>
          <w:lang w:val="en-US"/>
        </w:rPr>
        <w:t xml:space="preserve"> using 128-byte code.</w:t>
      </w:r>
    </w:p>
    <w:p w14:paraId="16A06CA8" w14:textId="049FC226" w:rsidR="00E264FF" w:rsidRDefault="00F21464" w:rsidP="00E264FF">
      <w:pPr>
        <w:pStyle w:val="BodyText"/>
        <w:ind w:firstLine="0"/>
        <w:rPr>
          <w:lang w:val="en-US"/>
        </w:rPr>
      </w:pPr>
      <w:r>
        <w:rPr>
          <w:lang w:val="en-US"/>
        </w:rPr>
        <w:tab/>
      </w:r>
      <w:r w:rsidR="00DD0FD4">
        <w:rPr>
          <w:lang w:val="en-US"/>
        </w:rPr>
        <w:t>U</w:t>
      </w:r>
      <w:r w:rsidR="00DD0FD4" w:rsidRPr="00DD0FD4">
        <w:rPr>
          <w:lang w:val="en-US"/>
        </w:rPr>
        <w:t>sing 9:1 train-and-test split on 102</w:t>
      </w:r>
      <w:r w:rsidR="00B62B18">
        <w:rPr>
          <w:lang w:val="en-US"/>
        </w:rPr>
        <w:t>,</w:t>
      </w:r>
      <w:r w:rsidR="00DD0FD4" w:rsidRPr="00DD0FD4">
        <w:rPr>
          <w:lang w:val="en-US"/>
        </w:rPr>
        <w:t xml:space="preserve">750 samples, </w:t>
      </w:r>
      <w:r w:rsidR="00A00FAC" w:rsidRPr="00E264FF">
        <w:rPr>
          <w:lang w:val="en-US"/>
        </w:rPr>
        <w:t>SVM usually gives accuracy around 9</w:t>
      </w:r>
      <w:r w:rsidR="00DD0FD4">
        <w:rPr>
          <w:lang w:val="en-US"/>
        </w:rPr>
        <w:t>8.9</w:t>
      </w:r>
      <w:r w:rsidR="00A00FAC" w:rsidRPr="00E264FF">
        <w:rPr>
          <w:lang w:val="en-US"/>
        </w:rPr>
        <w:t>-9</w:t>
      </w:r>
      <w:r w:rsidR="00DD0FD4">
        <w:rPr>
          <w:lang w:val="en-US"/>
        </w:rPr>
        <w:t>9.3</w:t>
      </w:r>
      <w:r w:rsidR="00A00FAC" w:rsidRPr="00E264FF">
        <w:rPr>
          <w:lang w:val="en-US"/>
        </w:rPr>
        <w:t>%.</w:t>
      </w:r>
    </w:p>
    <w:p w14:paraId="23752C05" w14:textId="51208DB9" w:rsidR="009303D9" w:rsidRDefault="001A0C19" w:rsidP="00ED0149">
      <w:pPr>
        <w:pStyle w:val="Heading2"/>
      </w:pPr>
      <w:r w:rsidRPr="001A0C19">
        <w:rPr>
          <w:smallCaps/>
          <w:noProof w:val="0"/>
          <w:spacing w:val="-1"/>
          <w:lang w:val="x-none" w:eastAsia="x-none"/>
        </w:rPr>
        <w:t xml:space="preserve">Logistic </w:t>
      </w:r>
      <w:r w:rsidR="0084322F">
        <w:rPr>
          <w:smallCaps/>
          <w:noProof w:val="0"/>
          <w:spacing w:val="-1"/>
          <w:lang w:eastAsia="x-none"/>
        </w:rPr>
        <w:t>R</w:t>
      </w:r>
      <w:r w:rsidRPr="001A0C19">
        <w:rPr>
          <w:smallCaps/>
          <w:noProof w:val="0"/>
          <w:spacing w:val="-1"/>
          <w:lang w:val="x-none" w:eastAsia="x-none"/>
        </w:rPr>
        <w:t>egression</w:t>
      </w:r>
    </w:p>
    <w:p w14:paraId="61267E20" w14:textId="680BA8A8" w:rsidR="0099174E" w:rsidRPr="007E74DB" w:rsidRDefault="00062CDB" w:rsidP="001A0C19">
      <w:pPr>
        <w:pStyle w:val="Heading5"/>
        <w:jc w:val="left"/>
        <w:rPr>
          <w:smallCaps w:val="0"/>
          <w:noProof w:val="0"/>
          <w:spacing w:val="-1"/>
          <w:lang w:eastAsia="x-none"/>
        </w:rPr>
      </w:pPr>
      <w:r>
        <w:rPr>
          <w:smallCaps w:val="0"/>
          <w:noProof w:val="0"/>
          <w:spacing w:val="-1"/>
          <w:lang w:eastAsia="x-none"/>
        </w:rPr>
        <w:t xml:space="preserve">      </w:t>
      </w:r>
      <w:r w:rsidR="00A00FAC" w:rsidRPr="001A0C19">
        <w:rPr>
          <w:smallCaps w:val="0"/>
          <w:noProof w:val="0"/>
          <w:spacing w:val="-1"/>
          <w:lang w:val="x-none" w:eastAsia="x-none"/>
        </w:rPr>
        <w:t>Logistic regression is suitable for binary classification using probability function.</w:t>
      </w:r>
      <w:r w:rsidR="007E74DB">
        <w:rPr>
          <w:smallCaps w:val="0"/>
          <w:noProof w:val="0"/>
          <w:spacing w:val="-1"/>
          <w:lang w:eastAsia="x-none"/>
        </w:rPr>
        <w:t xml:space="preserve"> The logistic function is a sigmoid curve bounded between 0 – 1 and tends toward infinity at each bound. This statistical distribution property respects the data structure for binary classification, making it a choice as an image classifier.   </w:t>
      </w:r>
    </w:p>
    <w:p w14:paraId="1CC18850" w14:textId="464034EB" w:rsidR="0099174E" w:rsidRPr="001A0C19" w:rsidRDefault="00062CDB" w:rsidP="001A0C19">
      <w:pPr>
        <w:pStyle w:val="Heading5"/>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 xml:space="preserve">After image </w:t>
      </w:r>
      <w:r w:rsidR="009A111F">
        <w:rPr>
          <w:smallCaps w:val="0"/>
          <w:noProof w:val="0"/>
          <w:spacing w:val="-1"/>
          <w:lang w:eastAsia="x-none"/>
        </w:rPr>
        <w:t>was</w:t>
      </w:r>
      <w:r w:rsidR="00A00FAC" w:rsidRPr="001A0C19">
        <w:rPr>
          <w:smallCaps w:val="0"/>
          <w:noProof w:val="0"/>
          <w:spacing w:val="-1"/>
          <w:lang w:val="x-none" w:eastAsia="x-none"/>
        </w:rPr>
        <w:t xml:space="preserve"> encoded into 128-byte code </w:t>
      </w:r>
      <w:r>
        <w:rPr>
          <w:smallCaps w:val="0"/>
          <w:noProof w:val="0"/>
          <w:spacing w:val="-1"/>
          <w:lang w:eastAsia="x-none"/>
        </w:rPr>
        <w:t>through</w:t>
      </w:r>
      <w:r w:rsidRPr="001A0C19">
        <w:rPr>
          <w:smallCaps w:val="0"/>
          <w:noProof w:val="0"/>
          <w:spacing w:val="-1"/>
          <w:lang w:val="x-none" w:eastAsia="x-none"/>
        </w:rPr>
        <w:t xml:space="preserve"> </w:t>
      </w:r>
      <w:r w:rsidR="005F63EF" w:rsidRPr="005F63EF">
        <w:rPr>
          <w:smallCaps w:val="0"/>
          <w:noProof w:val="0"/>
          <w:spacing w:val="-1"/>
          <w:lang w:val="x-none" w:eastAsia="x-none"/>
        </w:rPr>
        <w:t>Dlib based face recognition library</w:t>
      </w:r>
      <w:r w:rsidR="00A00FAC" w:rsidRPr="001A0C19">
        <w:rPr>
          <w:smallCaps w:val="0"/>
          <w:noProof w:val="0"/>
          <w:spacing w:val="-1"/>
          <w:lang w:val="x-none" w:eastAsia="x-none"/>
        </w:rPr>
        <w:t>, logistic regression model is built for each targeted face.</w:t>
      </w:r>
    </w:p>
    <w:p w14:paraId="4797341D" w14:textId="77777777" w:rsidR="00DD0FD4" w:rsidRDefault="00062CDB" w:rsidP="00062CDB">
      <w:pPr>
        <w:pStyle w:val="Heading5"/>
        <w:tabs>
          <w:tab w:val="clear" w:pos="360"/>
        </w:tabs>
        <w:jc w:val="left"/>
        <w:rPr>
          <w:smallCaps w:val="0"/>
          <w:noProof w:val="0"/>
          <w:spacing w:val="-1"/>
          <w:lang w:val="x-none" w:eastAsia="x-none"/>
        </w:rPr>
      </w:pPr>
      <w:r>
        <w:rPr>
          <w:smallCaps w:val="0"/>
          <w:noProof w:val="0"/>
          <w:spacing w:val="-1"/>
          <w:lang w:eastAsia="x-none"/>
        </w:rPr>
        <w:t xml:space="preserve">      </w:t>
      </w:r>
      <w:r w:rsidR="00A00FAC" w:rsidRPr="001A0C19">
        <w:rPr>
          <w:smallCaps w:val="0"/>
          <w:noProof w:val="0"/>
          <w:spacing w:val="-1"/>
          <w:lang w:val="x-none" w:eastAsia="x-none"/>
        </w:rPr>
        <w:t>Logistic regression is not a linear regression model and so it allow a better binary class prediction using 128-byte code.</w:t>
      </w:r>
    </w:p>
    <w:p w14:paraId="0EB70837" w14:textId="77777777" w:rsidR="00DD0FD4" w:rsidRPr="006D1284" w:rsidRDefault="00DD0FD4" w:rsidP="006D1284">
      <w:pPr>
        <w:jc w:val="both"/>
        <w:rPr>
          <w:sz w:val="10"/>
          <w:szCs w:val="10"/>
          <w:lang w:val="x-none" w:eastAsia="x-none"/>
        </w:rPr>
      </w:pPr>
    </w:p>
    <w:p w14:paraId="1EC2EAFE" w14:textId="283AECD2" w:rsidR="00292EFF" w:rsidRDefault="00B32063" w:rsidP="00292EFF">
      <w:pPr>
        <w:pStyle w:val="BodyText"/>
        <w:ind w:firstLine="0"/>
        <w:rPr>
          <w:lang w:val="en-US"/>
        </w:rPr>
      </w:pPr>
      <w:r>
        <w:rPr>
          <w:lang w:val="en-US"/>
        </w:rPr>
        <w:t xml:space="preserve">      </w:t>
      </w:r>
      <w:r w:rsidR="00DD0FD4">
        <w:rPr>
          <w:lang w:val="en-US"/>
        </w:rPr>
        <w:t>U</w:t>
      </w:r>
      <w:r w:rsidR="00DD0FD4" w:rsidRPr="00DD0FD4">
        <w:rPr>
          <w:lang w:val="en-US"/>
        </w:rPr>
        <w:t>sing 9:1 train-and-test split on 102</w:t>
      </w:r>
      <w:r w:rsidR="009A111F">
        <w:rPr>
          <w:lang w:val="en-US"/>
        </w:rPr>
        <w:t>,</w:t>
      </w:r>
      <w:r w:rsidR="00DD0FD4" w:rsidRPr="00DD0FD4">
        <w:rPr>
          <w:lang w:val="en-US"/>
        </w:rPr>
        <w:t xml:space="preserve">750 samples, </w:t>
      </w:r>
      <w:r w:rsidR="00DD0FD4">
        <w:rPr>
          <w:lang w:val="en-US"/>
        </w:rPr>
        <w:t>Logistic Regression</w:t>
      </w:r>
      <w:r w:rsidR="00DD0FD4" w:rsidRPr="00E264FF">
        <w:rPr>
          <w:lang w:val="en-US"/>
        </w:rPr>
        <w:t xml:space="preserve"> usually gives accuracy around 9</w:t>
      </w:r>
      <w:r w:rsidR="00DD0FD4">
        <w:rPr>
          <w:lang w:val="en-US"/>
        </w:rPr>
        <w:t>6.9</w:t>
      </w:r>
      <w:r w:rsidR="00DD0FD4" w:rsidRPr="00E264FF">
        <w:rPr>
          <w:lang w:val="en-US"/>
        </w:rPr>
        <w:t>-9</w:t>
      </w:r>
      <w:r w:rsidR="00DD0FD4">
        <w:rPr>
          <w:lang w:val="en-US"/>
        </w:rPr>
        <w:t>9.3</w:t>
      </w:r>
      <w:r w:rsidR="00DD0FD4" w:rsidRPr="00E264FF">
        <w:rPr>
          <w:lang w:val="en-US"/>
        </w:rPr>
        <w:t>%.</w:t>
      </w:r>
    </w:p>
    <w:p w14:paraId="36BDD0EA" w14:textId="77777777" w:rsidR="00292EFF" w:rsidRDefault="00292EFF" w:rsidP="00292EFF">
      <w:pPr>
        <w:pStyle w:val="Heading2"/>
      </w:pPr>
      <w:r w:rsidRPr="00292EFF">
        <w:rPr>
          <w:smallCaps/>
          <w:noProof w:val="0"/>
          <w:spacing w:val="-1"/>
          <w:lang w:val="x-none" w:eastAsia="x-none"/>
        </w:rPr>
        <w:t>Multi-layer Perceptron</w:t>
      </w:r>
    </w:p>
    <w:p w14:paraId="2B047527" w14:textId="2318C704" w:rsidR="0099174E" w:rsidRPr="00242D0B" w:rsidRDefault="00B32063" w:rsidP="00292EFF">
      <w:pPr>
        <w:pStyle w:val="Heading5"/>
        <w:jc w:val="left"/>
        <w:rPr>
          <w:smallCaps w:val="0"/>
          <w:noProof w:val="0"/>
          <w:spacing w:val="-1"/>
          <w:lang w:eastAsia="x-none"/>
        </w:rPr>
      </w:pPr>
      <w:r>
        <w:rPr>
          <w:smallCaps w:val="0"/>
          <w:noProof w:val="0"/>
          <w:spacing w:val="-1"/>
          <w:lang w:eastAsia="x-none"/>
        </w:rPr>
        <w:t xml:space="preserve">      </w:t>
      </w:r>
      <w:r w:rsidR="00A00FAC" w:rsidRPr="00292EFF">
        <w:rPr>
          <w:smallCaps w:val="0"/>
          <w:noProof w:val="0"/>
          <w:spacing w:val="-1"/>
          <w:lang w:val="x-none" w:eastAsia="x-none"/>
        </w:rPr>
        <w:t xml:space="preserve">Multi-layer Perceptron is </w:t>
      </w:r>
      <w:r w:rsidR="00DD0FD4">
        <w:rPr>
          <w:smallCaps w:val="0"/>
          <w:noProof w:val="0"/>
          <w:spacing w:val="-1"/>
          <w:lang w:eastAsia="x-none"/>
        </w:rPr>
        <w:t>a multi</w:t>
      </w:r>
      <w:r>
        <w:rPr>
          <w:smallCaps w:val="0"/>
          <w:noProof w:val="0"/>
          <w:spacing w:val="-1"/>
          <w:lang w:eastAsia="x-none"/>
        </w:rPr>
        <w:t>-</w:t>
      </w:r>
      <w:r w:rsidR="00DD0FD4">
        <w:rPr>
          <w:smallCaps w:val="0"/>
          <w:noProof w:val="0"/>
          <w:spacing w:val="-1"/>
          <w:lang w:eastAsia="x-none"/>
        </w:rPr>
        <w:t>layer neural network form</w:t>
      </w:r>
      <w:r w:rsidR="000F2159">
        <w:rPr>
          <w:smallCaps w:val="0"/>
          <w:noProof w:val="0"/>
          <w:spacing w:val="-1"/>
          <w:lang w:eastAsia="x-none"/>
        </w:rPr>
        <w:t>ed</w:t>
      </w:r>
      <w:r w:rsidR="00DD0FD4">
        <w:rPr>
          <w:smallCaps w:val="0"/>
          <w:noProof w:val="0"/>
          <w:spacing w:val="-1"/>
          <w:lang w:eastAsia="x-none"/>
        </w:rPr>
        <w:t xml:space="preserve"> by perceptron. Each perceptron will have a bias, and multiple inputs with trainable weight</w:t>
      </w:r>
      <w:r w:rsidR="00A00FAC" w:rsidRPr="00292EFF">
        <w:rPr>
          <w:smallCaps w:val="0"/>
          <w:noProof w:val="0"/>
          <w:spacing w:val="-1"/>
          <w:lang w:val="x-none" w:eastAsia="x-none"/>
        </w:rPr>
        <w:t>.</w:t>
      </w:r>
      <w:r w:rsidR="00242D0B">
        <w:rPr>
          <w:smallCaps w:val="0"/>
          <w:noProof w:val="0"/>
          <w:spacing w:val="-1"/>
          <w:lang w:eastAsia="x-none"/>
        </w:rPr>
        <w:t xml:space="preserve"> The multiple layers is </w:t>
      </w:r>
      <w:r w:rsidR="00242D0B">
        <w:rPr>
          <w:smallCaps w:val="0"/>
          <w:noProof w:val="0"/>
          <w:spacing w:val="-1"/>
          <w:lang w:eastAsia="x-none"/>
        </w:rPr>
        <w:t>useful in modeling non-linear relationship that greatly aid the performance and accuracy of image classification.</w:t>
      </w:r>
    </w:p>
    <w:p w14:paraId="650F3255" w14:textId="514C30A6" w:rsidR="0099174E" w:rsidRPr="00292EFF"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0F2159">
        <w:rPr>
          <w:smallCaps w:val="0"/>
          <w:noProof w:val="0"/>
          <w:spacing w:val="-1"/>
          <w:lang w:eastAsia="x-none"/>
        </w:rPr>
        <w:t>A hundred and twenty</w:t>
      </w:r>
      <w:r w:rsidR="00A00FAC" w:rsidRPr="00292EFF">
        <w:rPr>
          <w:smallCaps w:val="0"/>
          <w:noProof w:val="0"/>
          <w:spacing w:val="-1"/>
          <w:lang w:val="x-none" w:eastAsia="x-none"/>
        </w:rPr>
        <w:t xml:space="preserve"> hidden layers </w:t>
      </w:r>
      <w:r w:rsidR="000F2159">
        <w:rPr>
          <w:smallCaps w:val="0"/>
          <w:noProof w:val="0"/>
          <w:spacing w:val="-1"/>
          <w:lang w:eastAsia="x-none"/>
        </w:rPr>
        <w:t>were</w:t>
      </w:r>
      <w:r w:rsidR="00A00FAC" w:rsidRPr="00292EFF">
        <w:rPr>
          <w:smallCaps w:val="0"/>
          <w:noProof w:val="0"/>
          <w:spacing w:val="-1"/>
          <w:lang w:val="x-none" w:eastAsia="x-none"/>
        </w:rPr>
        <w:t xml:space="preserve"> used in this context using lbfgs solver.</w:t>
      </w:r>
      <w:r w:rsidR="00DD0FD4">
        <w:rPr>
          <w:smallCaps w:val="0"/>
          <w:noProof w:val="0"/>
          <w:spacing w:val="-1"/>
          <w:lang w:eastAsia="x-none"/>
        </w:rPr>
        <w:t xml:space="preserve"> </w:t>
      </w:r>
      <w:r>
        <w:rPr>
          <w:smallCaps w:val="0"/>
          <w:noProof w:val="0"/>
          <w:spacing w:val="-1"/>
          <w:lang w:eastAsia="x-none"/>
        </w:rPr>
        <w:t>l</w:t>
      </w:r>
      <w:r w:rsidR="00A00FAC" w:rsidRPr="00292EFF">
        <w:rPr>
          <w:smallCaps w:val="0"/>
          <w:noProof w:val="0"/>
          <w:spacing w:val="-1"/>
          <w:lang w:val="x-none" w:eastAsia="x-none"/>
        </w:rPr>
        <w:t xml:space="preserve">bfgs solver is optimizing </w:t>
      </w:r>
      <w:r w:rsidR="00DD0FD4">
        <w:rPr>
          <w:smallCaps w:val="0"/>
          <w:noProof w:val="0"/>
          <w:spacing w:val="-1"/>
          <w:lang w:eastAsia="x-none"/>
        </w:rPr>
        <w:t xml:space="preserve">a </w:t>
      </w:r>
      <w:r w:rsidR="00A00FAC" w:rsidRPr="00292EFF">
        <w:rPr>
          <w:smallCaps w:val="0"/>
          <w:noProof w:val="0"/>
          <w:spacing w:val="-1"/>
          <w:lang w:val="x-none" w:eastAsia="x-none"/>
        </w:rPr>
        <w:t>log loss function.</w:t>
      </w:r>
    </w:p>
    <w:p w14:paraId="130AC691" w14:textId="4B452633" w:rsidR="0099174E" w:rsidRDefault="00B32063"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Hence, it </w:t>
      </w:r>
      <w:r w:rsidR="001C1C88">
        <w:rPr>
          <w:smallCaps w:val="0"/>
          <w:noProof w:val="0"/>
          <w:spacing w:val="-1"/>
          <w:lang w:eastAsia="x-none"/>
        </w:rPr>
        <w:t>was</w:t>
      </w:r>
      <w:r w:rsidR="00A00FAC" w:rsidRPr="00292EFF">
        <w:rPr>
          <w:smallCaps w:val="0"/>
          <w:noProof w:val="0"/>
          <w:spacing w:val="-1"/>
          <w:lang w:val="x-none" w:eastAsia="x-none"/>
        </w:rPr>
        <w:t xml:space="preserve"> able to provide different classification result compared to other networks.</w:t>
      </w:r>
    </w:p>
    <w:p w14:paraId="3449F8D1" w14:textId="36D759B4" w:rsidR="00292EFF" w:rsidRDefault="00B32063" w:rsidP="00AB361F">
      <w:pPr>
        <w:pStyle w:val="BodyText"/>
        <w:ind w:firstLine="0"/>
      </w:pPr>
      <w:r>
        <w:rPr>
          <w:lang w:val="en-US"/>
        </w:rPr>
        <w:t xml:space="preserve">      </w:t>
      </w:r>
      <w:r w:rsidR="00DD0FD4">
        <w:rPr>
          <w:lang w:val="en-US"/>
        </w:rPr>
        <w:t>U</w:t>
      </w:r>
      <w:r w:rsidR="00DD0FD4" w:rsidRPr="00DD0FD4">
        <w:rPr>
          <w:lang w:val="en-US"/>
        </w:rPr>
        <w:t>sing 9:1 train-and-test split on 102</w:t>
      </w:r>
      <w:r w:rsidR="001C1C88">
        <w:rPr>
          <w:lang w:val="en-US"/>
        </w:rPr>
        <w:t>,</w:t>
      </w:r>
      <w:r w:rsidR="00DD0FD4" w:rsidRPr="00DD0FD4">
        <w:rPr>
          <w:lang w:val="en-US"/>
        </w:rPr>
        <w:t xml:space="preserve">750 samples, </w:t>
      </w:r>
      <w:r w:rsidR="00DD0FD4">
        <w:rPr>
          <w:lang w:val="en-US"/>
        </w:rPr>
        <w:t>Logistic Regression</w:t>
      </w:r>
      <w:r w:rsidR="00DD0FD4" w:rsidRPr="00E264FF">
        <w:rPr>
          <w:lang w:val="en-US"/>
        </w:rPr>
        <w:t xml:space="preserve"> usually gives accuracy around 9</w:t>
      </w:r>
      <w:r w:rsidR="00DD0FD4">
        <w:rPr>
          <w:lang w:val="en-US"/>
        </w:rPr>
        <w:t>7.4</w:t>
      </w:r>
      <w:r w:rsidR="00DD0FD4" w:rsidRPr="00E264FF">
        <w:rPr>
          <w:lang w:val="en-US"/>
        </w:rPr>
        <w:t>-9</w:t>
      </w:r>
      <w:r w:rsidR="00DD0FD4">
        <w:rPr>
          <w:lang w:val="en-US"/>
        </w:rPr>
        <w:t>9.5</w:t>
      </w:r>
      <w:r w:rsidR="00DD0FD4" w:rsidRPr="00E264FF">
        <w:rPr>
          <w:lang w:val="en-US"/>
        </w:rPr>
        <w:t>%.</w:t>
      </w:r>
    </w:p>
    <w:p w14:paraId="14DB2F03" w14:textId="77777777" w:rsidR="00292EFF" w:rsidRDefault="00292EFF" w:rsidP="00292EFF">
      <w:pPr>
        <w:pStyle w:val="Heading2"/>
      </w:pPr>
      <w:r>
        <w:rPr>
          <w:smallCaps/>
          <w:noProof w:val="0"/>
          <w:spacing w:val="-1"/>
          <w:lang w:eastAsia="x-none"/>
        </w:rPr>
        <w:t>Voting</w:t>
      </w:r>
    </w:p>
    <w:p w14:paraId="37A74BB3" w14:textId="3D60C76D" w:rsidR="0099174E" w:rsidRPr="00292EFF" w:rsidRDefault="00453AA9"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 xml:space="preserve">Voting ensemble model </w:t>
      </w:r>
      <w:r w:rsidR="003849C5">
        <w:rPr>
          <w:smallCaps w:val="0"/>
          <w:noProof w:val="0"/>
          <w:spacing w:val="-1"/>
          <w:lang w:eastAsia="x-none"/>
        </w:rPr>
        <w:t>was</w:t>
      </w:r>
      <w:r w:rsidR="00A00FAC" w:rsidRPr="00292EFF">
        <w:rPr>
          <w:smallCaps w:val="0"/>
          <w:noProof w:val="0"/>
          <w:spacing w:val="-1"/>
          <w:lang w:val="x-none" w:eastAsia="x-none"/>
        </w:rPr>
        <w:t xml:space="preserve"> used on SVM/KNN/MLP/Logistic regression. This </w:t>
      </w:r>
      <w:r w:rsidR="003849C5">
        <w:rPr>
          <w:smallCaps w:val="0"/>
          <w:noProof w:val="0"/>
          <w:spacing w:val="-1"/>
          <w:lang w:eastAsia="x-none"/>
        </w:rPr>
        <w:t>was</w:t>
      </w:r>
      <w:r w:rsidR="00A00FAC" w:rsidRPr="00292EFF">
        <w:rPr>
          <w:smallCaps w:val="0"/>
          <w:noProof w:val="0"/>
          <w:spacing w:val="-1"/>
          <w:lang w:val="x-none" w:eastAsia="x-none"/>
        </w:rPr>
        <w:t xml:space="preserve"> because all the 4 models are having binary outputs.</w:t>
      </w:r>
    </w:p>
    <w:p w14:paraId="280FE20D" w14:textId="772BB584" w:rsidR="0099174E" w:rsidRDefault="00453AA9" w:rsidP="00292EFF">
      <w:pPr>
        <w:pStyle w:val="Heading5"/>
        <w:jc w:val="left"/>
        <w:rPr>
          <w:smallCaps w:val="0"/>
          <w:noProof w:val="0"/>
          <w:spacing w:val="-1"/>
          <w:lang w:val="x-none" w:eastAsia="x-none"/>
        </w:rPr>
      </w:pPr>
      <w:r>
        <w:rPr>
          <w:smallCaps w:val="0"/>
          <w:noProof w:val="0"/>
          <w:spacing w:val="-1"/>
          <w:lang w:eastAsia="x-none"/>
        </w:rPr>
        <w:t xml:space="preserve">       </w:t>
      </w:r>
      <w:r w:rsidR="00A00FAC" w:rsidRPr="00292EFF">
        <w:rPr>
          <w:smallCaps w:val="0"/>
          <w:noProof w:val="0"/>
          <w:spacing w:val="-1"/>
          <w:lang w:val="x-none" w:eastAsia="x-none"/>
        </w:rPr>
        <w:t>Since there are 4 targeted face</w:t>
      </w:r>
      <w:r w:rsidR="003849C5">
        <w:rPr>
          <w:smallCaps w:val="0"/>
          <w:noProof w:val="0"/>
          <w:spacing w:val="-1"/>
          <w:lang w:eastAsia="x-none"/>
        </w:rPr>
        <w:t>s</w:t>
      </w:r>
      <w:r w:rsidR="00A00FAC" w:rsidRPr="00292EFF">
        <w:rPr>
          <w:smallCaps w:val="0"/>
          <w:noProof w:val="0"/>
          <w:spacing w:val="-1"/>
          <w:lang w:val="x-none" w:eastAsia="x-none"/>
        </w:rPr>
        <w:t>, we will perform voting for each targeted face independently. If an image is recognized to be 2 or more targeted faces, it will not consider</w:t>
      </w:r>
      <w:r w:rsidR="003849C5">
        <w:rPr>
          <w:smallCaps w:val="0"/>
          <w:noProof w:val="0"/>
          <w:spacing w:val="-1"/>
          <w:lang w:eastAsia="x-none"/>
        </w:rPr>
        <w:t>ed</w:t>
      </w:r>
      <w:r w:rsidR="00A00FAC" w:rsidRPr="00292EFF">
        <w:rPr>
          <w:smallCaps w:val="0"/>
          <w:noProof w:val="0"/>
          <w:spacing w:val="-1"/>
          <w:lang w:val="x-none" w:eastAsia="x-none"/>
        </w:rPr>
        <w:t xml:space="preserve"> to be recognized by the model. This </w:t>
      </w:r>
      <w:r w:rsidR="003849C5">
        <w:rPr>
          <w:smallCaps w:val="0"/>
          <w:noProof w:val="0"/>
          <w:spacing w:val="-1"/>
          <w:lang w:eastAsia="x-none"/>
        </w:rPr>
        <w:t>was</w:t>
      </w:r>
      <w:r w:rsidR="00A00FAC" w:rsidRPr="00292EFF">
        <w:rPr>
          <w:smallCaps w:val="0"/>
          <w:noProof w:val="0"/>
          <w:spacing w:val="-1"/>
          <w:lang w:val="x-none" w:eastAsia="x-none"/>
        </w:rPr>
        <w:t xml:space="preserve"> to prevent clo</w:t>
      </w:r>
      <w:r>
        <w:rPr>
          <w:smallCaps w:val="0"/>
          <w:noProof w:val="0"/>
          <w:spacing w:val="-1"/>
          <w:lang w:eastAsia="x-none"/>
        </w:rPr>
        <w:t>s</w:t>
      </w:r>
      <w:r w:rsidR="00A00FAC" w:rsidRPr="00292EFF">
        <w:rPr>
          <w:smallCaps w:val="0"/>
          <w:noProof w:val="0"/>
          <w:spacing w:val="-1"/>
          <w:lang w:val="x-none" w:eastAsia="x-none"/>
        </w:rPr>
        <w:t>e ambiguity.</w:t>
      </w:r>
    </w:p>
    <w:p w14:paraId="045FE644" w14:textId="77777777" w:rsidR="00DD0FD4" w:rsidRPr="006D1284" w:rsidRDefault="00DD0FD4" w:rsidP="00DD0FD4">
      <w:pPr>
        <w:jc w:val="both"/>
        <w:rPr>
          <w:sz w:val="10"/>
          <w:szCs w:val="10"/>
          <w:lang w:val="x-none" w:eastAsia="x-none"/>
        </w:rPr>
      </w:pPr>
    </w:p>
    <w:p w14:paraId="6E117480" w14:textId="47D2B9D5" w:rsidR="00DD0FD4" w:rsidRDefault="00453AA9" w:rsidP="00DD0FD4">
      <w:pPr>
        <w:jc w:val="both"/>
        <w:rPr>
          <w:lang w:eastAsia="x-none"/>
        </w:rPr>
      </w:pPr>
      <w:r>
        <w:rPr>
          <w:lang w:eastAsia="x-none"/>
        </w:rPr>
        <w:t xml:space="preserve">      </w:t>
      </w:r>
      <w:r w:rsidR="00DD0FD4">
        <w:rPr>
          <w:lang w:eastAsia="x-none"/>
        </w:rPr>
        <w:t>By assigning each model to have equal vote</w:t>
      </w:r>
      <w:r w:rsidR="00FF4A04">
        <w:rPr>
          <w:lang w:eastAsia="x-none"/>
        </w:rPr>
        <w:t xml:space="preserve">, hard voting </w:t>
      </w:r>
      <w:r w:rsidR="00C25DEA">
        <w:rPr>
          <w:lang w:eastAsia="x-none"/>
        </w:rPr>
        <w:t>was</w:t>
      </w:r>
      <w:r w:rsidR="00FF4A04">
        <w:rPr>
          <w:lang w:eastAsia="x-none"/>
        </w:rPr>
        <w:t xml:space="preserve"> made. The training result on 102</w:t>
      </w:r>
      <w:r w:rsidR="00C25DEA">
        <w:rPr>
          <w:lang w:eastAsia="x-none"/>
        </w:rPr>
        <w:t>,</w:t>
      </w:r>
      <w:r w:rsidR="00FF4A04">
        <w:rPr>
          <w:lang w:eastAsia="x-none"/>
        </w:rPr>
        <w:t>750 images show</w:t>
      </w:r>
      <w:r w:rsidR="00C25DEA">
        <w:rPr>
          <w:lang w:eastAsia="x-none"/>
        </w:rPr>
        <w:t>ed</w:t>
      </w:r>
      <w:r w:rsidR="00FF4A04">
        <w:rPr>
          <w:lang w:eastAsia="x-none"/>
        </w:rPr>
        <w:t xml:space="preserve"> 99.3%-99.9% accuracy.</w:t>
      </w:r>
    </w:p>
    <w:p w14:paraId="2EAF3C60" w14:textId="77777777" w:rsidR="00FF4A04" w:rsidRDefault="00FF4A04" w:rsidP="00FF4A04">
      <w:pPr>
        <w:pStyle w:val="Heading1"/>
      </w:pPr>
      <w:r>
        <w:t>Result</w:t>
      </w:r>
    </w:p>
    <w:p w14:paraId="13ABFBAE" w14:textId="2EC67440" w:rsidR="00FF4A04" w:rsidRDefault="00453AA9" w:rsidP="00FF4A04">
      <w:pPr>
        <w:pStyle w:val="BodyText"/>
        <w:ind w:firstLine="0"/>
        <w:rPr>
          <w:lang w:val="en-US"/>
        </w:rPr>
      </w:pPr>
      <w:r>
        <w:rPr>
          <w:lang w:val="en-US"/>
        </w:rPr>
        <w:t xml:space="preserve">      </w:t>
      </w:r>
      <w:r w:rsidR="003B6224">
        <w:rPr>
          <w:lang w:val="en-US"/>
        </w:rPr>
        <w:t xml:space="preserve">User acceptance test is given in Appendix </w:t>
      </w:r>
      <w:r w:rsidR="003F1AD2">
        <w:rPr>
          <w:lang w:val="en-US"/>
        </w:rPr>
        <w:t>B</w:t>
      </w:r>
      <w:r w:rsidR="003B6224">
        <w:rPr>
          <w:lang w:val="en-US"/>
        </w:rPr>
        <w:t xml:space="preserve">. </w:t>
      </w:r>
      <w:r w:rsidR="00FF4A04">
        <w:rPr>
          <w:lang w:val="en-US"/>
        </w:rPr>
        <w:t>Training result</w:t>
      </w:r>
      <w:r w:rsidR="00800CF7">
        <w:rPr>
          <w:lang w:val="en-US"/>
        </w:rPr>
        <w:t>s</w:t>
      </w:r>
      <w:r w:rsidR="00FF4A04">
        <w:rPr>
          <w:lang w:val="en-US"/>
        </w:rPr>
        <w:t xml:space="preserve"> show that voting ensemble </w:t>
      </w:r>
      <w:r w:rsidR="0016775D">
        <w:rPr>
          <w:lang w:val="en-US"/>
        </w:rPr>
        <w:t>gave</w:t>
      </w:r>
      <w:r w:rsidR="00FF4A04">
        <w:rPr>
          <w:lang w:val="en-US"/>
        </w:rPr>
        <w:t xml:space="preserve"> higher accuracy than individual model on person of interest 2 and person of interest 3. For person of interest 1, KNN </w:t>
      </w:r>
      <w:r w:rsidR="000F22D6">
        <w:rPr>
          <w:lang w:val="en-US"/>
        </w:rPr>
        <w:t>gave</w:t>
      </w:r>
      <w:r w:rsidR="00FF4A04">
        <w:rPr>
          <w:lang w:val="en-US"/>
        </w:rPr>
        <w:t xml:space="preserve"> higher accuracy</w:t>
      </w:r>
      <w:r w:rsidR="004A6DE1">
        <w:rPr>
          <w:lang w:val="en-US"/>
        </w:rPr>
        <w:t xml:space="preserve"> (Table 1)</w:t>
      </w:r>
      <w:r w:rsidR="00FF4A04">
        <w:rPr>
          <w:lang w:val="en-US"/>
        </w:rPr>
        <w:t>.</w:t>
      </w:r>
    </w:p>
    <w:p w14:paraId="244EDBE5" w14:textId="2CC88C77" w:rsidR="00FF4A04" w:rsidRDefault="00453AA9" w:rsidP="006D1284">
      <w:pPr>
        <w:pStyle w:val="BodyText"/>
        <w:ind w:firstLine="0"/>
      </w:pPr>
      <w:r>
        <w:rPr>
          <w:lang w:val="en-US"/>
        </w:rPr>
        <w:t xml:space="preserve">      </w:t>
      </w:r>
      <w:r w:rsidR="000A2F05">
        <w:rPr>
          <w:lang w:val="en-US"/>
        </w:rPr>
        <w:t xml:space="preserve">In terms of false positive rate, voting network </w:t>
      </w:r>
      <w:r w:rsidR="00C42ECD">
        <w:rPr>
          <w:lang w:val="en-US"/>
        </w:rPr>
        <w:t>gave</w:t>
      </w:r>
      <w:r w:rsidR="000A2F05">
        <w:rPr>
          <w:lang w:val="en-US"/>
        </w:rPr>
        <w:t xml:space="preserve"> less false positive on person of interest 3. Voting ensemble model</w:t>
      </w:r>
      <w:r w:rsidR="00C42ECD">
        <w:rPr>
          <w:lang w:val="en-US"/>
        </w:rPr>
        <w:t xml:space="preserve"> </w:t>
      </w:r>
      <w:r w:rsidR="000A2F05">
        <w:rPr>
          <w:lang w:val="en-US"/>
        </w:rPr>
        <w:t xml:space="preserve">also </w:t>
      </w:r>
      <w:r w:rsidR="00C42ECD">
        <w:rPr>
          <w:lang w:val="en-US"/>
        </w:rPr>
        <w:t>gave</w:t>
      </w:r>
      <w:r w:rsidR="000A2F05">
        <w:rPr>
          <w:lang w:val="en-US"/>
        </w:rPr>
        <w:t xml:space="preserve"> close result to the best model</w:t>
      </w:r>
      <w:r w:rsidR="004A6DE1">
        <w:rPr>
          <w:lang w:val="en-US"/>
        </w:rPr>
        <w:t xml:space="preserve"> (Table 2)</w:t>
      </w:r>
      <w:r w:rsidR="000A2F05">
        <w:rPr>
          <w:lang w:val="en-US"/>
        </w:rPr>
        <w:t>.</w:t>
      </w:r>
    </w:p>
    <w:p w14:paraId="0056AAE6" w14:textId="77777777" w:rsidR="00FF4A04" w:rsidRDefault="00FF4A04" w:rsidP="00DD0FD4">
      <w:pPr>
        <w:jc w:val="both"/>
        <w:rPr>
          <w:lang w:eastAsia="x-none"/>
        </w:rPr>
      </w:pPr>
      <w:r>
        <w:rPr>
          <w:noProof/>
        </w:rPr>
        <w:drawing>
          <wp:inline distT="0" distB="0" distL="0" distR="0" wp14:anchorId="32B00938" wp14:editId="265E7F4A">
            <wp:extent cx="30861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914400"/>
                    </a:xfrm>
                    <a:prstGeom prst="rect">
                      <a:avLst/>
                    </a:prstGeom>
                    <a:noFill/>
                    <a:ln>
                      <a:noFill/>
                    </a:ln>
                  </pic:spPr>
                </pic:pic>
              </a:graphicData>
            </a:graphic>
          </wp:inline>
        </w:drawing>
      </w:r>
    </w:p>
    <w:p w14:paraId="17E6F0B4" w14:textId="77777777" w:rsidR="008210F5" w:rsidRDefault="008210F5" w:rsidP="00DD0FD4">
      <w:pPr>
        <w:jc w:val="both"/>
      </w:pPr>
      <w:r>
        <w:t>Table 1: Accuracy of classifier models</w:t>
      </w:r>
    </w:p>
    <w:p w14:paraId="504113DD" w14:textId="77777777" w:rsidR="00453AA9" w:rsidRDefault="00453AA9" w:rsidP="00DD0FD4">
      <w:pPr>
        <w:jc w:val="both"/>
      </w:pPr>
    </w:p>
    <w:p w14:paraId="6BA3DEAC" w14:textId="77777777" w:rsidR="008210F5" w:rsidRDefault="008210F5" w:rsidP="00DD0FD4">
      <w:pPr>
        <w:jc w:val="both"/>
      </w:pPr>
      <w:r>
        <w:rPr>
          <w:noProof/>
        </w:rPr>
        <w:drawing>
          <wp:inline distT="0" distB="0" distL="0" distR="0" wp14:anchorId="1245FA79" wp14:editId="21A6BD77">
            <wp:extent cx="308610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08A26114" w14:textId="77777777" w:rsidR="008210F5" w:rsidRDefault="008210F5" w:rsidP="008210F5">
      <w:pPr>
        <w:jc w:val="both"/>
      </w:pPr>
      <w:r>
        <w:t>Table 2: False positive rate of classifier models</w:t>
      </w:r>
    </w:p>
    <w:p w14:paraId="5872E1A7" w14:textId="77777777" w:rsidR="00453AA9" w:rsidRDefault="00453AA9" w:rsidP="008210F5">
      <w:pPr>
        <w:jc w:val="both"/>
      </w:pPr>
    </w:p>
    <w:p w14:paraId="4A47B602" w14:textId="7DD94E8F" w:rsidR="000A2F05" w:rsidRDefault="00F409D7" w:rsidP="008210F5">
      <w:pPr>
        <w:jc w:val="both"/>
      </w:pPr>
      <w:r>
        <w:t xml:space="preserve">      </w:t>
      </w:r>
      <w:r w:rsidR="000A2F05">
        <w:t xml:space="preserve">During application, voting model and weight </w:t>
      </w:r>
      <w:r w:rsidR="0007599B">
        <w:t>were</w:t>
      </w:r>
      <w:r w:rsidR="000A2F05">
        <w:t xml:space="preserve"> loaded. The face image </w:t>
      </w:r>
      <w:r w:rsidR="00334856">
        <w:t>was</w:t>
      </w:r>
      <w:r w:rsidR="000A2F05">
        <w:t xml:space="preserve"> captured and go</w:t>
      </w:r>
      <w:r w:rsidR="00334856">
        <w:t>ne</w:t>
      </w:r>
      <w:r w:rsidR="000A2F05">
        <w:t xml:space="preserve"> through all the preprocessing through face cascade, MTCNN and DLIB based face_recognition encoding, before making prediction using voting model.</w:t>
      </w:r>
    </w:p>
    <w:p w14:paraId="3C1E4B9C" w14:textId="77777777" w:rsidR="008210F5" w:rsidRDefault="008210F5" w:rsidP="008210F5">
      <w:pPr>
        <w:jc w:val="both"/>
        <w:rPr>
          <w:lang w:eastAsia="x-none"/>
        </w:rPr>
      </w:pPr>
    </w:p>
    <w:p w14:paraId="5D415171" w14:textId="48013682" w:rsidR="00292EFF" w:rsidRDefault="00F409D7" w:rsidP="00AB361F">
      <w:pPr>
        <w:pStyle w:val="BodyText"/>
        <w:ind w:firstLine="0"/>
      </w:pPr>
      <w:r>
        <w:rPr>
          <w:lang w:val="en-US"/>
        </w:rPr>
        <w:t xml:space="preserve">      </w:t>
      </w:r>
      <w:r w:rsidR="000A2F05">
        <w:rPr>
          <w:lang w:val="en-US"/>
        </w:rPr>
        <w:t xml:space="preserve">The model </w:t>
      </w:r>
      <w:r w:rsidR="00334856">
        <w:rPr>
          <w:lang w:val="en-US"/>
        </w:rPr>
        <w:t>gave</w:t>
      </w:r>
      <w:r w:rsidR="000A2F05">
        <w:rPr>
          <w:lang w:val="en-US"/>
        </w:rPr>
        <w:t xml:space="preserve"> good prediction </w:t>
      </w:r>
      <w:r w:rsidR="008210F5">
        <w:rPr>
          <w:lang w:val="en-US"/>
        </w:rPr>
        <w:t>when</w:t>
      </w:r>
      <w:r w:rsidR="000A2F05">
        <w:rPr>
          <w:lang w:val="en-US"/>
        </w:rPr>
        <w:t xml:space="preserve"> eye</w:t>
      </w:r>
      <w:r w:rsidR="008210F5">
        <w:rPr>
          <w:lang w:val="en-US"/>
        </w:rPr>
        <w:t>s</w:t>
      </w:r>
      <w:r w:rsidR="000A2F05">
        <w:rPr>
          <w:lang w:val="en-US"/>
        </w:rPr>
        <w:t xml:space="preserve">, mouth, nose </w:t>
      </w:r>
      <w:r w:rsidR="00334856">
        <w:rPr>
          <w:lang w:val="en-US"/>
        </w:rPr>
        <w:t xml:space="preserve">were </w:t>
      </w:r>
      <w:r w:rsidR="003D0B85">
        <w:rPr>
          <w:lang w:val="en-US"/>
        </w:rPr>
        <w:t>captured in the image. The model prediction is using 0.1s per frame.</w:t>
      </w:r>
    </w:p>
    <w:p w14:paraId="631C1B49" w14:textId="48E2837E" w:rsidR="00ED60F1" w:rsidRPr="0056783B" w:rsidRDefault="006B5C3F" w:rsidP="00ED60F1">
      <w:pPr>
        <w:pStyle w:val="Heading1"/>
        <w:ind w:firstLine="0"/>
      </w:pPr>
      <w:r>
        <w:lastRenderedPageBreak/>
        <w:t>A</w:t>
      </w:r>
      <w:r w:rsidR="00ED60F1" w:rsidRPr="009B392B">
        <w:t xml:space="preserve">lert </w:t>
      </w:r>
      <w:r>
        <w:t>M</w:t>
      </w:r>
      <w:r w:rsidR="00ED60F1" w:rsidRPr="009B392B">
        <w:t>echanism</w:t>
      </w:r>
    </w:p>
    <w:p w14:paraId="6276BB55" w14:textId="5F5D8347" w:rsidR="0020185C" w:rsidRDefault="00DB27F3" w:rsidP="00ED60F1">
      <w:pPr>
        <w:pStyle w:val="BodyText"/>
        <w:ind w:firstLine="0"/>
        <w:rPr>
          <w:lang w:val="en-US"/>
        </w:rPr>
      </w:pPr>
      <w:r>
        <w:rPr>
          <w:lang w:val="en-US"/>
        </w:rPr>
        <w:tab/>
      </w:r>
      <w:r w:rsidR="0020185C">
        <w:rPr>
          <w:lang w:val="en-US"/>
        </w:rPr>
        <w:t xml:space="preserve">The alert mechanism </w:t>
      </w:r>
      <w:r w:rsidR="00445AB7">
        <w:rPr>
          <w:lang w:val="en-US"/>
        </w:rPr>
        <w:t xml:space="preserve">utilizes the messaging services of Twilio, a cloud communication company and Gmail. The backend service sent SMS messages using the API call provided by Twilio. Gmail was tapped as the platform for sending email alert.  </w:t>
      </w:r>
    </w:p>
    <w:p w14:paraId="267CB163" w14:textId="1C5BF7F9" w:rsidR="00ED60F1" w:rsidRPr="006D2348" w:rsidRDefault="0020185C" w:rsidP="006D2348">
      <w:pPr>
        <w:pStyle w:val="BodyText"/>
        <w:ind w:firstLine="0"/>
        <w:rPr>
          <w:lang w:val="en-US"/>
        </w:rPr>
      </w:pPr>
      <w:r>
        <w:rPr>
          <w:lang w:val="en-US"/>
        </w:rPr>
        <w:tab/>
      </w:r>
      <w:r w:rsidR="00445AB7">
        <w:rPr>
          <w:lang w:val="en-US"/>
        </w:rPr>
        <w:t>Two</w:t>
      </w:r>
      <w:r w:rsidR="009B392B">
        <w:rPr>
          <w:lang w:val="en-US"/>
        </w:rPr>
        <w:t xml:space="preserve"> scenarios </w:t>
      </w:r>
      <w:r w:rsidR="00445AB7">
        <w:rPr>
          <w:lang w:val="en-US"/>
        </w:rPr>
        <w:t xml:space="preserve">were tested with </w:t>
      </w:r>
      <w:r w:rsidR="009B392B">
        <w:rPr>
          <w:lang w:val="en-US"/>
        </w:rPr>
        <w:t>the email and SMS alert triggered by the face recognition module on detecting an unknown face.</w:t>
      </w:r>
      <w:r w:rsidR="00445AB7">
        <w:rPr>
          <w:lang w:val="en-US"/>
        </w:rPr>
        <w:t xml:space="preserve"> There was a 100 percent success rate for sending the alert with a low latency of less than a few seconds in both scenarios. </w:t>
      </w:r>
      <w:r w:rsidR="00505FC9">
        <w:rPr>
          <w:lang w:val="en-US"/>
        </w:rPr>
        <w:t xml:space="preserve">The alert was not </w:t>
      </w:r>
      <w:r w:rsidR="00445AB7">
        <w:rPr>
          <w:lang w:val="en-US"/>
        </w:rPr>
        <w:t>sent</w:t>
      </w:r>
      <w:r w:rsidR="00505FC9">
        <w:rPr>
          <w:lang w:val="en-US"/>
        </w:rPr>
        <w:t xml:space="preserve"> as intended </w:t>
      </w:r>
      <w:r w:rsidR="006D2348">
        <w:rPr>
          <w:lang w:val="en-US"/>
        </w:rPr>
        <w:t xml:space="preserve">under the scenario </w:t>
      </w:r>
      <w:r w:rsidR="00505FC9">
        <w:rPr>
          <w:lang w:val="en-US"/>
        </w:rPr>
        <w:t>when the face recognition module detected a known face</w:t>
      </w:r>
      <w:r w:rsidR="006D2348">
        <w:rPr>
          <w:lang w:val="en-US"/>
        </w:rPr>
        <w:t>.</w:t>
      </w:r>
    </w:p>
    <w:p w14:paraId="5FFFFD96" w14:textId="09AFA893" w:rsidR="005B197C" w:rsidRPr="006B5C3F" w:rsidRDefault="005B197C" w:rsidP="005B197C">
      <w:pPr>
        <w:pStyle w:val="Heading1"/>
      </w:pPr>
      <w:r w:rsidRPr="006B5C3F">
        <w:t>Project Limitations</w:t>
      </w:r>
    </w:p>
    <w:p w14:paraId="65881971" w14:textId="7E143EBE" w:rsidR="00473D4F" w:rsidRDefault="00473D4F" w:rsidP="00473D4F">
      <w:pPr>
        <w:pStyle w:val="Heading2"/>
        <w:rPr>
          <w:smallCaps/>
          <w:noProof w:val="0"/>
          <w:spacing w:val="-1"/>
          <w:lang w:eastAsia="x-none"/>
        </w:rPr>
      </w:pPr>
      <w:r w:rsidRPr="00292EFF">
        <w:rPr>
          <w:smallCaps/>
          <w:noProof w:val="0"/>
          <w:spacing w:val="-1"/>
          <w:lang w:val="x-none" w:eastAsia="x-none"/>
        </w:rPr>
        <w:t>M</w:t>
      </w:r>
      <w:r w:rsidR="00B63BF9">
        <w:rPr>
          <w:smallCaps/>
          <w:noProof w:val="0"/>
          <w:spacing w:val="-1"/>
          <w:lang w:eastAsia="x-none"/>
        </w:rPr>
        <w:t>asked</w:t>
      </w:r>
      <w:r w:rsidRPr="00292EFF">
        <w:rPr>
          <w:smallCaps/>
          <w:noProof w:val="0"/>
          <w:spacing w:val="-1"/>
          <w:lang w:val="x-none" w:eastAsia="x-none"/>
        </w:rPr>
        <w:t xml:space="preserve"> </w:t>
      </w:r>
      <w:r w:rsidR="00B63BF9">
        <w:rPr>
          <w:smallCaps/>
          <w:noProof w:val="0"/>
          <w:spacing w:val="-1"/>
          <w:lang w:eastAsia="x-none"/>
        </w:rPr>
        <w:t>Faces</w:t>
      </w:r>
    </w:p>
    <w:p w14:paraId="69B7FC9A" w14:textId="3D2F723B" w:rsidR="00B63BF9" w:rsidRDefault="00E05059" w:rsidP="00E05059">
      <w:pPr>
        <w:ind w:left="90"/>
        <w:jc w:val="left"/>
        <w:rPr>
          <w:lang w:eastAsia="x-none"/>
        </w:rPr>
      </w:pPr>
      <w:r>
        <w:t xml:space="preserve">    Masked faces suddenly became </w:t>
      </w:r>
      <w:r w:rsidR="00215F47">
        <w:t>a common sight because of the Covid-19 pandemic. This was an unexpected development that caught the development of the project by surprise. By this point, the development of the system to recognize unmasked faces was well underway, leaving the team with no choice but to continue development with this limitation</w:t>
      </w:r>
      <w:r w:rsidR="005E35E7">
        <w:t xml:space="preserve"> not addressed</w:t>
      </w:r>
      <w:r w:rsidR="00215F47">
        <w:t xml:space="preserve">. </w:t>
      </w:r>
    </w:p>
    <w:p w14:paraId="7B75CF80" w14:textId="0766AB04" w:rsidR="00B63BF9" w:rsidRDefault="00B63BF9" w:rsidP="00B63BF9">
      <w:pPr>
        <w:pStyle w:val="Heading2"/>
        <w:rPr>
          <w:smallCaps/>
          <w:noProof w:val="0"/>
          <w:spacing w:val="-1"/>
          <w:lang w:eastAsia="x-none"/>
        </w:rPr>
      </w:pPr>
      <w:r>
        <w:rPr>
          <w:smallCaps/>
          <w:noProof w:val="0"/>
          <w:spacing w:val="-1"/>
          <w:lang w:eastAsia="x-none"/>
        </w:rPr>
        <w:t>Camera Blind</w:t>
      </w:r>
      <w:r w:rsidRPr="00292EFF">
        <w:rPr>
          <w:smallCaps/>
          <w:noProof w:val="0"/>
          <w:spacing w:val="-1"/>
          <w:lang w:val="x-none" w:eastAsia="x-none"/>
        </w:rPr>
        <w:t xml:space="preserve"> </w:t>
      </w:r>
      <w:r>
        <w:rPr>
          <w:smallCaps/>
          <w:noProof w:val="0"/>
          <w:spacing w:val="-1"/>
          <w:lang w:eastAsia="x-none"/>
        </w:rPr>
        <w:t>Spot</w:t>
      </w:r>
    </w:p>
    <w:p w14:paraId="6F204FFF" w14:textId="30377028" w:rsidR="005B197C" w:rsidRPr="00B61930" w:rsidRDefault="00B63BF9" w:rsidP="00B61930">
      <w:pPr>
        <w:ind w:firstLine="90"/>
        <w:jc w:val="left"/>
      </w:pPr>
      <w:r>
        <w:t xml:space="preserve">    The </w:t>
      </w:r>
      <w:r w:rsidR="00411DB9">
        <w:t>system has a second camera mounted on the wall that recognizes the faces of people who had trespassed beyond the designated boundary placed in front of the Smart City demo. However, the wall-mounted camera was found to have blind spots that failed to capture images both to its side and underneath it.</w:t>
      </w:r>
      <w:r w:rsidR="0005614C">
        <w:t xml:space="preserve"> The second camera cannot be fixed at a much higher vantage point because of its operational requirement of having to capture faces at eye-level height, which is unlike the placement of the first camera. This limitation occurs because of the rigidity in fixing a camera’s view.     </w:t>
      </w:r>
    </w:p>
    <w:p w14:paraId="154F615A" w14:textId="76075BC7" w:rsidR="005B197C" w:rsidRPr="00725F0F" w:rsidRDefault="00725F0F" w:rsidP="005B197C">
      <w:pPr>
        <w:pStyle w:val="Heading1"/>
      </w:pPr>
      <w:r w:rsidRPr="00725F0F">
        <w:t>F</w:t>
      </w:r>
      <w:r w:rsidR="005B197C" w:rsidRPr="00725F0F">
        <w:t xml:space="preserve">uture </w:t>
      </w:r>
      <w:r w:rsidRPr="00725F0F">
        <w:t>I</w:t>
      </w:r>
      <w:r w:rsidR="005B197C" w:rsidRPr="00725F0F">
        <w:t>mprovements</w:t>
      </w:r>
    </w:p>
    <w:p w14:paraId="6E60F51D" w14:textId="14811BC5" w:rsidR="0077222A" w:rsidRDefault="00FE11DD" w:rsidP="00CF3820">
      <w:pPr>
        <w:pStyle w:val="Heading2"/>
        <w:ind w:left="284" w:hanging="194"/>
        <w:rPr>
          <w:smallCaps/>
          <w:noProof w:val="0"/>
          <w:spacing w:val="-1"/>
          <w:lang w:eastAsia="x-none"/>
        </w:rPr>
      </w:pPr>
      <w:r>
        <w:rPr>
          <w:smallCaps/>
          <w:noProof w:val="0"/>
          <w:spacing w:val="-1"/>
          <w:lang w:eastAsia="x-none"/>
        </w:rPr>
        <w:t xml:space="preserve">Recognizing </w:t>
      </w:r>
      <w:r w:rsidR="0077222A" w:rsidRPr="00292EFF">
        <w:rPr>
          <w:smallCaps/>
          <w:noProof w:val="0"/>
          <w:spacing w:val="-1"/>
          <w:lang w:val="x-none" w:eastAsia="x-none"/>
        </w:rPr>
        <w:t>M</w:t>
      </w:r>
      <w:r w:rsidR="0077222A">
        <w:rPr>
          <w:smallCaps/>
          <w:noProof w:val="0"/>
          <w:spacing w:val="-1"/>
          <w:lang w:eastAsia="x-none"/>
        </w:rPr>
        <w:t>asked</w:t>
      </w:r>
      <w:r w:rsidR="0077222A" w:rsidRPr="00292EFF">
        <w:rPr>
          <w:smallCaps/>
          <w:noProof w:val="0"/>
          <w:spacing w:val="-1"/>
          <w:lang w:val="x-none" w:eastAsia="x-none"/>
        </w:rPr>
        <w:t xml:space="preserve"> </w:t>
      </w:r>
      <w:r w:rsidR="0077222A">
        <w:rPr>
          <w:smallCaps/>
          <w:noProof w:val="0"/>
          <w:spacing w:val="-1"/>
          <w:lang w:eastAsia="x-none"/>
        </w:rPr>
        <w:t>Faces</w:t>
      </w:r>
    </w:p>
    <w:p w14:paraId="18A84E80" w14:textId="426FEF21" w:rsidR="0077222A" w:rsidRDefault="0077222A" w:rsidP="00BE5367">
      <w:pPr>
        <w:ind w:left="90"/>
        <w:jc w:val="left"/>
      </w:pPr>
      <w:r>
        <w:t xml:space="preserve">    </w:t>
      </w:r>
      <w:r w:rsidR="00932C4F">
        <w:t>The system would need to be equipped with the capability to recognize m</w:t>
      </w:r>
      <w:r>
        <w:t xml:space="preserve">asked faces </w:t>
      </w:r>
      <w:r w:rsidR="000E1F33">
        <w:t xml:space="preserve">in </w:t>
      </w:r>
      <w:r>
        <w:t xml:space="preserve">the </w:t>
      </w:r>
      <w:r w:rsidR="006F27C2">
        <w:t xml:space="preserve">times of </w:t>
      </w:r>
      <w:r>
        <w:t>Covid-19 pandemic.</w:t>
      </w:r>
      <w:r w:rsidR="004953EC">
        <w:t xml:space="preserve"> Removing one’s mask is required for the face recognition module to work, but this would</w:t>
      </w:r>
      <w:r w:rsidR="00A36EEE">
        <w:t xml:space="preserve"> be</w:t>
      </w:r>
      <w:r w:rsidR="004953EC">
        <w:t xml:space="preserve"> contrary to the sustained efforts of controlling the </w:t>
      </w:r>
      <w:r w:rsidR="002320BA">
        <w:t xml:space="preserve">spread of the virus. The next phase of improving the system will concentrate on </w:t>
      </w:r>
      <w:r w:rsidR="00BE5367">
        <w:t>the recognition of masked faces.</w:t>
      </w:r>
      <w:r w:rsidR="004953EC">
        <w:t xml:space="preserve"> </w:t>
      </w:r>
      <w:r>
        <w:t xml:space="preserve"> </w:t>
      </w:r>
      <w:r w:rsidR="00932C4F">
        <w:tab/>
      </w:r>
      <w:r>
        <w:t xml:space="preserve"> </w:t>
      </w:r>
    </w:p>
    <w:p w14:paraId="0BD84CCF" w14:textId="4F055DBD" w:rsidR="0077222A" w:rsidRDefault="0084322F" w:rsidP="00CF3820">
      <w:pPr>
        <w:pStyle w:val="Heading2"/>
        <w:ind w:left="284" w:hanging="194"/>
        <w:rPr>
          <w:smallCaps/>
          <w:noProof w:val="0"/>
          <w:spacing w:val="-1"/>
          <w:lang w:eastAsia="x-none"/>
        </w:rPr>
      </w:pPr>
      <w:r>
        <w:rPr>
          <w:smallCaps/>
          <w:noProof w:val="0"/>
          <w:spacing w:val="-1"/>
          <w:lang w:eastAsia="x-none"/>
        </w:rPr>
        <w:t xml:space="preserve">Roving </w:t>
      </w:r>
      <w:r w:rsidR="0077222A">
        <w:rPr>
          <w:smallCaps/>
          <w:noProof w:val="0"/>
          <w:spacing w:val="-1"/>
          <w:lang w:eastAsia="x-none"/>
        </w:rPr>
        <w:t>Camera</w:t>
      </w:r>
    </w:p>
    <w:p w14:paraId="095B0F5C" w14:textId="6BFB950B" w:rsidR="0077222A" w:rsidRDefault="0077222A" w:rsidP="00C35D04">
      <w:pPr>
        <w:jc w:val="left"/>
        <w:rPr>
          <w:highlight w:val="yellow"/>
        </w:rPr>
      </w:pPr>
      <w:r>
        <w:t xml:space="preserve">    </w:t>
      </w:r>
      <w:r w:rsidR="00F53E47">
        <w:t xml:space="preserve"> </w:t>
      </w:r>
      <w:r w:rsidR="003F47E7">
        <w:t xml:space="preserve">A fixed camera is not as flexible in its deployment as one that can be free roaming. An autonomous intelligent robotic system equipped with a camera can address this limitation. </w:t>
      </w:r>
      <w:r w:rsidR="009C0396">
        <w:t>A wheeled robot can be programmed to move its camera to point in the direction of the intruder</w:t>
      </w:r>
      <w:r w:rsidR="009C6AFA">
        <w:t>.</w:t>
      </w:r>
      <w:r w:rsidR="003F47E7">
        <w:t xml:space="preserve"> </w:t>
      </w:r>
    </w:p>
    <w:p w14:paraId="00DA2790" w14:textId="0A008668" w:rsidR="00CF3820" w:rsidRPr="00CF3820" w:rsidRDefault="009C6AFA" w:rsidP="00CF3820">
      <w:pPr>
        <w:pStyle w:val="Heading2"/>
        <w:ind w:left="284" w:hanging="194"/>
      </w:pPr>
      <w:r>
        <w:rPr>
          <w:smallCaps/>
          <w:noProof w:val="0"/>
          <w:spacing w:val="-1"/>
          <w:lang w:eastAsia="x-none"/>
        </w:rPr>
        <w:t>Face</w:t>
      </w:r>
      <w:r w:rsidR="005378D1" w:rsidRPr="005378D1">
        <w:rPr>
          <w:smallCaps/>
          <w:noProof w:val="0"/>
          <w:spacing w:val="-1"/>
          <w:lang w:eastAsia="x-none"/>
        </w:rPr>
        <w:t xml:space="preserve"> </w:t>
      </w:r>
      <w:r>
        <w:rPr>
          <w:smallCaps/>
          <w:noProof w:val="0"/>
          <w:spacing w:val="-1"/>
          <w:lang w:eastAsia="x-none"/>
        </w:rPr>
        <w:t xml:space="preserve">Recognition Using Multiple </w:t>
      </w:r>
      <w:r w:rsidR="00547E43">
        <w:rPr>
          <w:smallCaps/>
          <w:noProof w:val="0"/>
          <w:spacing w:val="-1"/>
          <w:lang w:eastAsia="x-none"/>
        </w:rPr>
        <w:t>Frames of Images</w:t>
      </w:r>
      <w:r>
        <w:rPr>
          <w:smallCaps/>
          <w:noProof w:val="0"/>
          <w:spacing w:val="-1"/>
          <w:lang w:eastAsia="x-none"/>
        </w:rPr>
        <w:t xml:space="preserve"> </w:t>
      </w:r>
    </w:p>
    <w:p w14:paraId="70B0F13B" w14:textId="18C9D56C" w:rsidR="008E0159" w:rsidRPr="00DC09E3" w:rsidRDefault="00F53E47" w:rsidP="00DC09E3">
      <w:pPr>
        <w:ind w:firstLine="284"/>
        <w:jc w:val="left"/>
      </w:pPr>
      <w:r>
        <w:t>With a camera-equipped roving robot, the</w:t>
      </w:r>
      <w:r w:rsidR="00BF4681">
        <w:t xml:space="preserve"> system now has the possibility of moving around the intruder to capture different angles of the face. Chaining several </w:t>
      </w:r>
      <w:r w:rsidR="00DC09E3">
        <w:t>frames of images using the Long-Short Term Memory (LSTM) framework might lead to higher face recognition accuracy.</w:t>
      </w:r>
    </w:p>
    <w:p w14:paraId="374C57C1" w14:textId="4323E809" w:rsidR="00E850F5" w:rsidRPr="00CF3820" w:rsidRDefault="00E850F5" w:rsidP="00E850F5">
      <w:pPr>
        <w:pStyle w:val="Heading2"/>
        <w:numPr>
          <w:ilvl w:val="0"/>
          <w:numId w:val="0"/>
        </w:numPr>
        <w:ind w:left="90"/>
      </w:pPr>
      <w:r>
        <w:rPr>
          <w:smallCaps/>
          <w:noProof w:val="0"/>
          <w:spacing w:val="-1"/>
          <w:lang w:eastAsia="x-none"/>
        </w:rPr>
        <w:t xml:space="preserve">D. </w:t>
      </w:r>
      <w:r w:rsidRPr="00E850F5">
        <w:rPr>
          <w:smallCaps/>
          <w:noProof w:val="0"/>
          <w:spacing w:val="-1"/>
          <w:lang w:eastAsia="x-none"/>
        </w:rPr>
        <w:t>R</w:t>
      </w:r>
      <w:r w:rsidR="00897EA4">
        <w:rPr>
          <w:smallCaps/>
          <w:noProof w:val="0"/>
          <w:spacing w:val="-1"/>
          <w:lang w:eastAsia="x-none"/>
        </w:rPr>
        <w:t>ecognizing</w:t>
      </w:r>
      <w:r w:rsidRPr="00E850F5">
        <w:rPr>
          <w:smallCaps/>
          <w:noProof w:val="0"/>
          <w:spacing w:val="-1"/>
          <w:lang w:eastAsia="x-none"/>
        </w:rPr>
        <w:t xml:space="preserve"> </w:t>
      </w:r>
      <w:r w:rsidR="00897EA4">
        <w:rPr>
          <w:smallCaps/>
          <w:noProof w:val="0"/>
          <w:spacing w:val="-1"/>
          <w:lang w:eastAsia="x-none"/>
        </w:rPr>
        <w:t>Activity</w:t>
      </w:r>
    </w:p>
    <w:p w14:paraId="74FE6F47" w14:textId="01F5734E" w:rsidR="005B197C" w:rsidRPr="00AE730D" w:rsidRDefault="00FB26F2" w:rsidP="00D60825">
      <w:pPr>
        <w:jc w:val="left"/>
      </w:pPr>
      <w:r>
        <w:t xml:space="preserve">    </w:t>
      </w:r>
      <w:r w:rsidR="00D60825">
        <w:t xml:space="preserve">  </w:t>
      </w:r>
      <w:r>
        <w:t xml:space="preserve">The system developed using the LSTM framework </w:t>
      </w:r>
      <w:r w:rsidR="002C01EC">
        <w:t xml:space="preserve">is likely to widen its scope of operation, by recognizing human activity. The current system can only recognize faces. But if the system can also recognize human activity such as theft, then the system can </w:t>
      </w:r>
      <w:r w:rsidR="00AE730D">
        <w:t xml:space="preserve">provide more detailed information to aid the decision-making of the </w:t>
      </w:r>
      <w:r w:rsidR="008A6DEE">
        <w:t xml:space="preserve">office </w:t>
      </w:r>
      <w:r w:rsidR="00AE730D">
        <w:t>staff.</w:t>
      </w:r>
      <w:r w:rsidR="002C01EC">
        <w:t xml:space="preserve"> </w:t>
      </w:r>
    </w:p>
    <w:p w14:paraId="6E4E5B0E" w14:textId="56F473AC" w:rsidR="00ED60F1" w:rsidRPr="00AE730D" w:rsidRDefault="00AE730D" w:rsidP="00ED60F1">
      <w:pPr>
        <w:pStyle w:val="Heading1"/>
      </w:pPr>
      <w:r>
        <w:t>C</w:t>
      </w:r>
      <w:r w:rsidR="00ED60F1" w:rsidRPr="00AE730D">
        <w:t>onclusion</w:t>
      </w:r>
    </w:p>
    <w:p w14:paraId="47B34F71" w14:textId="77777777" w:rsidR="00F01860" w:rsidRDefault="00ED60F1" w:rsidP="00AB361F">
      <w:pPr>
        <w:pStyle w:val="BodyText"/>
        <w:ind w:firstLine="0"/>
        <w:rPr>
          <w:lang w:val="en-US"/>
        </w:rPr>
      </w:pPr>
      <w:r>
        <w:rPr>
          <w:lang w:val="en-US"/>
        </w:rPr>
        <w:t xml:space="preserve">      </w:t>
      </w:r>
      <w:r w:rsidR="00195CEF">
        <w:rPr>
          <w:lang w:val="en-US"/>
        </w:rPr>
        <w:t xml:space="preserve">The project set out to </w:t>
      </w:r>
      <w:r w:rsidR="008A6DEE">
        <w:rPr>
          <w:lang w:val="en-US"/>
        </w:rPr>
        <w:t xml:space="preserve">develop a system that can intelligently detect intruders who came too close to a valuable asset. The system achieved the goal that was set for it, by being able to detect intruder in the restricted zone and identifying whether the intruder was a known or unknown person. The office staff is immediately informed of the trespassing event by the system accordingly. </w:t>
      </w:r>
    </w:p>
    <w:p w14:paraId="73298CB3" w14:textId="3112B419" w:rsidR="0038665C" w:rsidRDefault="00F01860" w:rsidP="00AB361F">
      <w:pPr>
        <w:pStyle w:val="BodyText"/>
        <w:ind w:firstLine="0"/>
        <w:rPr>
          <w:lang w:val="en-US"/>
        </w:rPr>
      </w:pPr>
      <w:r>
        <w:rPr>
          <w:lang w:val="en-US"/>
        </w:rPr>
        <w:tab/>
        <w:t xml:space="preserve">The system </w:t>
      </w:r>
      <w:r w:rsidR="00FE3B97">
        <w:rPr>
          <w:lang w:val="en-US"/>
        </w:rPr>
        <w:t>utilized the technique of background subtraction together with a camera mounted above the Smart City Demo to implement the functionality of intruder detection.</w:t>
      </w:r>
      <w:r w:rsidR="00322079">
        <w:rPr>
          <w:lang w:val="en-US"/>
        </w:rPr>
        <w:t xml:space="preserve"> The Face Recognition module next takes over when triggered by the signal generated by the detection of intruders.</w:t>
      </w:r>
      <w:r w:rsidR="004D674F">
        <w:rPr>
          <w:lang w:val="en-US"/>
        </w:rPr>
        <w:t xml:space="preserve"> </w:t>
      </w:r>
      <w:r w:rsidR="00605B1E">
        <w:rPr>
          <w:lang w:val="en-US"/>
        </w:rPr>
        <w:t>The technique used in the Face Recognition module included Haar Face Cascade for fast face detection</w:t>
      </w:r>
      <w:r w:rsidR="008E17CF">
        <w:rPr>
          <w:lang w:val="en-US"/>
        </w:rPr>
        <w:t>, MTCNN for face alignment and landmarks detection</w:t>
      </w:r>
      <w:r w:rsidR="00F95F3E">
        <w:rPr>
          <w:lang w:val="en-US"/>
        </w:rPr>
        <w:t xml:space="preserve">, and </w:t>
      </w:r>
      <w:proofErr w:type="spellStart"/>
      <w:r w:rsidR="00F95F3E">
        <w:rPr>
          <w:lang w:val="en-US"/>
        </w:rPr>
        <w:t>dlib</w:t>
      </w:r>
      <w:proofErr w:type="spellEnd"/>
      <w:r w:rsidR="00F95F3E">
        <w:rPr>
          <w:lang w:val="en-US"/>
        </w:rPr>
        <w:t xml:space="preserve"> for </w:t>
      </w:r>
      <w:r w:rsidR="00A36EEE">
        <w:rPr>
          <w:lang w:val="en-US"/>
        </w:rPr>
        <w:t>f</w:t>
      </w:r>
      <w:r w:rsidR="00F95F3E">
        <w:rPr>
          <w:lang w:val="en-US"/>
        </w:rPr>
        <w:t>ace encoding.</w:t>
      </w:r>
    </w:p>
    <w:p w14:paraId="7368762A" w14:textId="190A5497" w:rsidR="002054C6" w:rsidRDefault="00147B02" w:rsidP="00AB361F">
      <w:pPr>
        <w:pStyle w:val="BodyText"/>
        <w:ind w:firstLine="0"/>
        <w:rPr>
          <w:lang w:val="en-US"/>
        </w:rPr>
      </w:pPr>
      <w:r>
        <w:rPr>
          <w:lang w:val="en-US"/>
        </w:rPr>
        <w:tab/>
      </w:r>
      <w:r w:rsidR="002054C6">
        <w:rPr>
          <w:lang w:val="en-US"/>
        </w:rPr>
        <w:t xml:space="preserve">Multiple models such as KNN, SVM, Logistic Regression, and MLP were compare with the performance of ensemble voting in accurately recognizing known and unknown faces. Results suggested that the voting ensemble model gave the best performance in face recognition. The </w:t>
      </w:r>
      <w:r w:rsidR="00A95C36">
        <w:rPr>
          <w:lang w:val="en-US"/>
        </w:rPr>
        <w:t>system next completes its access control task by sending email and SMS to office staff for their further actions.</w:t>
      </w:r>
    </w:p>
    <w:p w14:paraId="32F841DE" w14:textId="639905AB" w:rsidR="009B77A3" w:rsidRDefault="00A95C36" w:rsidP="00AB361F">
      <w:pPr>
        <w:pStyle w:val="BodyText"/>
        <w:ind w:firstLine="0"/>
        <w:rPr>
          <w:lang w:val="en-US"/>
        </w:rPr>
      </w:pPr>
      <w:r>
        <w:rPr>
          <w:lang w:val="en-US"/>
        </w:rPr>
        <w:tab/>
      </w:r>
      <w:r w:rsidR="00107306">
        <w:rPr>
          <w:lang w:val="en-US"/>
        </w:rPr>
        <w:t xml:space="preserve">Our sponsor Oracle see the potential of this project to be replicated for other critical assets </w:t>
      </w:r>
      <w:r w:rsidR="009B3F1E">
        <w:rPr>
          <w:lang w:val="en-US"/>
        </w:rPr>
        <w:t xml:space="preserve">such as </w:t>
      </w:r>
      <w:r w:rsidR="0067658C">
        <w:rPr>
          <w:lang w:val="en-US"/>
        </w:rPr>
        <w:t>IT operation room,</w:t>
      </w:r>
      <w:r w:rsidR="00CE3B64">
        <w:rPr>
          <w:lang w:val="en-US"/>
        </w:rPr>
        <w:t xml:space="preserve"> </w:t>
      </w:r>
      <w:r w:rsidR="009E20B3">
        <w:rPr>
          <w:lang w:val="en-US"/>
        </w:rPr>
        <w:t xml:space="preserve">data centers, </w:t>
      </w:r>
      <w:r w:rsidR="00107306">
        <w:rPr>
          <w:lang w:val="en-US"/>
        </w:rPr>
        <w:t xml:space="preserve">and </w:t>
      </w:r>
      <w:r w:rsidR="00CE3B64">
        <w:rPr>
          <w:lang w:val="en-US"/>
        </w:rPr>
        <w:t>HR office</w:t>
      </w:r>
      <w:r w:rsidR="00F26472">
        <w:rPr>
          <w:lang w:val="en-US"/>
        </w:rPr>
        <w:t xml:space="preserve"> file cabinet</w:t>
      </w:r>
      <w:r w:rsidR="00CA0956">
        <w:rPr>
          <w:lang w:val="en-US"/>
        </w:rPr>
        <w:t>.</w:t>
      </w:r>
      <w:r w:rsidR="00107306">
        <w:rPr>
          <w:lang w:val="en-US"/>
        </w:rPr>
        <w:t xml:space="preserve"> The project also showcased </w:t>
      </w:r>
      <w:r w:rsidR="000C14CE">
        <w:rPr>
          <w:lang w:val="en-US"/>
        </w:rPr>
        <w:t>Oracle solution components</w:t>
      </w:r>
      <w:r w:rsidR="00107306">
        <w:rPr>
          <w:lang w:val="en-US"/>
        </w:rPr>
        <w:t xml:space="preserve"> </w:t>
      </w:r>
      <w:r w:rsidR="000C14CE">
        <w:rPr>
          <w:lang w:val="en-US"/>
        </w:rPr>
        <w:t>driv</w:t>
      </w:r>
      <w:r w:rsidR="00107306">
        <w:rPr>
          <w:lang w:val="en-US"/>
        </w:rPr>
        <w:t>ing</w:t>
      </w:r>
      <w:r w:rsidR="000C14CE">
        <w:rPr>
          <w:lang w:val="en-US"/>
        </w:rPr>
        <w:t xml:space="preserve"> this </w:t>
      </w:r>
      <w:r w:rsidR="00107306">
        <w:rPr>
          <w:lang w:val="en-US"/>
        </w:rPr>
        <w:t>system</w:t>
      </w:r>
      <w:r w:rsidR="00403E00">
        <w:rPr>
          <w:lang w:val="en-US"/>
        </w:rPr>
        <w:t xml:space="preserve">, </w:t>
      </w:r>
      <w:r w:rsidR="00107306">
        <w:rPr>
          <w:lang w:val="en-US"/>
        </w:rPr>
        <w:t xml:space="preserve">and thus </w:t>
      </w:r>
      <w:r w:rsidR="00403E00">
        <w:rPr>
          <w:lang w:val="en-US"/>
        </w:rPr>
        <w:t xml:space="preserve">highlighting Oracle cloud solution </w:t>
      </w:r>
      <w:r w:rsidR="00A10485">
        <w:rPr>
          <w:lang w:val="en-US"/>
        </w:rPr>
        <w:t xml:space="preserve">to potential </w:t>
      </w:r>
      <w:r w:rsidR="00FA20AB">
        <w:rPr>
          <w:lang w:val="en-US"/>
        </w:rPr>
        <w:t>cliental</w:t>
      </w:r>
      <w:r w:rsidR="00107306">
        <w:rPr>
          <w:lang w:val="en-US"/>
        </w:rPr>
        <w:t>.</w:t>
      </w:r>
    </w:p>
    <w:p w14:paraId="007B66D6" w14:textId="77777777" w:rsidR="00C5431D" w:rsidRPr="00447737" w:rsidRDefault="00C5431D" w:rsidP="00AB361F">
      <w:pPr>
        <w:pStyle w:val="BodyText"/>
        <w:ind w:firstLine="0"/>
        <w:rPr>
          <w:lang w:val="en-US"/>
        </w:rPr>
      </w:pPr>
    </w:p>
    <w:p w14:paraId="2E590776" w14:textId="5F40B691" w:rsidR="00D41BC0" w:rsidRPr="00C55B7D" w:rsidRDefault="00D41BC0" w:rsidP="00C55B7D">
      <w:pPr>
        <w:pStyle w:val="Heading5"/>
        <w:spacing w:before="0"/>
      </w:pPr>
      <w:r>
        <w:t>Project Plan</w:t>
      </w:r>
    </w:p>
    <w:p w14:paraId="3F3517B0" w14:textId="4F0376B0" w:rsidR="00D41BC0" w:rsidRDefault="007D1E1B">
      <w:pPr>
        <w:rPr>
          <w:lang w:val="x-none" w:eastAsia="x-none"/>
        </w:rPr>
      </w:pPr>
      <w:r>
        <w:rPr>
          <w:noProof/>
          <w:lang w:val="x-none" w:eastAsia="x-none"/>
        </w:rPr>
        <w:drawing>
          <wp:inline distT="0" distB="0" distL="0" distR="0" wp14:anchorId="3E8DE80F" wp14:editId="5EA8957C">
            <wp:extent cx="3089910" cy="1638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89910" cy="1638935"/>
                    </a:xfrm>
                    <a:prstGeom prst="rect">
                      <a:avLst/>
                    </a:prstGeom>
                  </pic:spPr>
                </pic:pic>
              </a:graphicData>
            </a:graphic>
          </wp:inline>
        </w:drawing>
      </w:r>
    </w:p>
    <w:p w14:paraId="52ED2DE1" w14:textId="7005F8D0" w:rsidR="00D65454" w:rsidRDefault="00D65454">
      <w:pPr>
        <w:rPr>
          <w:lang w:val="x-none" w:eastAsia="x-none"/>
        </w:rPr>
      </w:pPr>
    </w:p>
    <w:p w14:paraId="302728DE" w14:textId="6957964D" w:rsidR="00D65454" w:rsidRDefault="00D65454">
      <w:pPr>
        <w:rPr>
          <w:lang w:val="x-none" w:eastAsia="x-none"/>
        </w:rPr>
      </w:pPr>
    </w:p>
    <w:p w14:paraId="602DF704" w14:textId="5E6A35A2" w:rsidR="00D65454" w:rsidRDefault="00D65454">
      <w:pPr>
        <w:rPr>
          <w:lang w:val="x-none" w:eastAsia="x-none"/>
        </w:rPr>
      </w:pPr>
    </w:p>
    <w:p w14:paraId="2B98783F" w14:textId="1349CE0C" w:rsidR="00D65454" w:rsidRDefault="00D65454">
      <w:pPr>
        <w:rPr>
          <w:lang w:val="x-none" w:eastAsia="x-none"/>
        </w:rPr>
      </w:pPr>
    </w:p>
    <w:p w14:paraId="11726EF0" w14:textId="6E16B916" w:rsidR="00D65454" w:rsidRDefault="00D65454">
      <w:pPr>
        <w:rPr>
          <w:lang w:val="x-none" w:eastAsia="x-none"/>
        </w:rPr>
      </w:pPr>
    </w:p>
    <w:p w14:paraId="78C78144" w14:textId="18B70CB6" w:rsidR="00D65454" w:rsidRDefault="00D65454">
      <w:pPr>
        <w:rPr>
          <w:lang w:val="x-none" w:eastAsia="x-none"/>
        </w:rPr>
      </w:pPr>
    </w:p>
    <w:p w14:paraId="416F5119" w14:textId="668701A6" w:rsidR="00D65454" w:rsidRDefault="00D65454">
      <w:pPr>
        <w:rPr>
          <w:lang w:val="x-none" w:eastAsia="x-none"/>
        </w:rPr>
      </w:pPr>
    </w:p>
    <w:p w14:paraId="645727C7" w14:textId="77777777" w:rsidR="00D65454" w:rsidRDefault="00D65454">
      <w:pPr>
        <w:rPr>
          <w:lang w:val="x-none" w:eastAsia="x-none"/>
        </w:rPr>
      </w:pPr>
    </w:p>
    <w:p w14:paraId="36D5E55A" w14:textId="77777777" w:rsidR="00C5431D" w:rsidRDefault="00C5431D" w:rsidP="00AB361F">
      <w:pPr>
        <w:pStyle w:val="Heading5"/>
        <w:spacing w:before="0"/>
      </w:pPr>
    </w:p>
    <w:p w14:paraId="46F4C32E" w14:textId="1924E0EF" w:rsidR="00D41BC0" w:rsidRDefault="00695F22" w:rsidP="00AB361F">
      <w:pPr>
        <w:pStyle w:val="Heading5"/>
        <w:spacing w:before="0"/>
      </w:pPr>
      <w:r>
        <w:lastRenderedPageBreak/>
        <w:t>User</w:t>
      </w:r>
      <w:r w:rsidR="007D68B2">
        <w:t xml:space="preserve"> Acc</w:t>
      </w:r>
      <w:r w:rsidR="002B6D03">
        <w:t>eptance</w:t>
      </w:r>
      <w:r w:rsidR="007D68B2" w:rsidRPr="002E68F5">
        <w:t xml:space="preserve"> </w:t>
      </w:r>
      <w:r w:rsidR="002B6D03">
        <w:t>Test</w:t>
      </w:r>
    </w:p>
    <w:tbl>
      <w:tblPr>
        <w:tblW w:w="4633" w:type="dxa"/>
        <w:jc w:val="center"/>
        <w:tblLook w:val="04A0" w:firstRow="1" w:lastRow="0" w:firstColumn="1" w:lastColumn="0" w:noHBand="0" w:noVBand="1"/>
      </w:tblPr>
      <w:tblGrid>
        <w:gridCol w:w="1978"/>
        <w:gridCol w:w="1844"/>
        <w:gridCol w:w="811"/>
      </w:tblGrid>
      <w:tr w:rsidR="00A44C66" w:rsidRPr="00BD09BA" w14:paraId="52129384" w14:textId="77777777" w:rsidTr="00D46D79">
        <w:trPr>
          <w:trHeight w:val="154"/>
          <w:jc w:val="center"/>
        </w:trPr>
        <w:tc>
          <w:tcPr>
            <w:tcW w:w="1978" w:type="dxa"/>
            <w:tcBorders>
              <w:top w:val="single" w:sz="8" w:space="0" w:color="auto"/>
              <w:left w:val="single" w:sz="8" w:space="0" w:color="auto"/>
              <w:bottom w:val="nil"/>
              <w:right w:val="nil"/>
            </w:tcBorders>
            <w:shd w:val="clear" w:color="auto" w:fill="auto"/>
            <w:noWrap/>
            <w:hideMark/>
          </w:tcPr>
          <w:p w14:paraId="29550A57"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Scenario</w:t>
            </w:r>
          </w:p>
        </w:tc>
        <w:tc>
          <w:tcPr>
            <w:tcW w:w="1844" w:type="dxa"/>
            <w:tcBorders>
              <w:top w:val="single" w:sz="8" w:space="0" w:color="auto"/>
              <w:left w:val="nil"/>
              <w:bottom w:val="nil"/>
              <w:right w:val="nil"/>
            </w:tcBorders>
            <w:shd w:val="clear" w:color="auto" w:fill="auto"/>
            <w:noWrap/>
            <w:hideMark/>
          </w:tcPr>
          <w:p w14:paraId="3E7A7D2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Requirement</w:t>
            </w:r>
          </w:p>
        </w:tc>
        <w:tc>
          <w:tcPr>
            <w:tcW w:w="811" w:type="dxa"/>
            <w:tcBorders>
              <w:top w:val="single" w:sz="8" w:space="0" w:color="auto"/>
              <w:left w:val="nil"/>
              <w:bottom w:val="nil"/>
              <w:right w:val="single" w:sz="8" w:space="0" w:color="auto"/>
            </w:tcBorders>
            <w:shd w:val="clear" w:color="auto" w:fill="auto"/>
            <w:noWrap/>
            <w:hideMark/>
          </w:tcPr>
          <w:p w14:paraId="7C1F2670"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Result</w:t>
            </w:r>
          </w:p>
        </w:tc>
      </w:tr>
      <w:tr w:rsidR="00A44C66" w:rsidRPr="00BD09BA" w14:paraId="2709FFA4" w14:textId="77777777" w:rsidTr="00D46D79">
        <w:trPr>
          <w:trHeight w:val="64"/>
          <w:jc w:val="center"/>
        </w:trPr>
        <w:tc>
          <w:tcPr>
            <w:tcW w:w="1978" w:type="dxa"/>
            <w:tcBorders>
              <w:top w:val="nil"/>
              <w:left w:val="single" w:sz="8" w:space="0" w:color="auto"/>
              <w:bottom w:val="nil"/>
              <w:right w:val="nil"/>
            </w:tcBorders>
            <w:shd w:val="clear" w:color="000000" w:fill="002060"/>
            <w:noWrap/>
            <w:hideMark/>
          </w:tcPr>
          <w:p w14:paraId="2DB22079"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1844" w:type="dxa"/>
            <w:tcBorders>
              <w:top w:val="nil"/>
              <w:left w:val="nil"/>
              <w:bottom w:val="nil"/>
              <w:right w:val="nil"/>
            </w:tcBorders>
            <w:shd w:val="clear" w:color="000000" w:fill="002060"/>
            <w:noWrap/>
            <w:hideMark/>
          </w:tcPr>
          <w:p w14:paraId="25947C8E" w14:textId="77777777" w:rsidR="00A44C66" w:rsidRPr="00BD09BA" w:rsidRDefault="00A44C66" w:rsidP="004D35BA">
            <w:pPr>
              <w:jc w:val="both"/>
              <w:rPr>
                <w:rFonts w:eastAsia="Times New Roman"/>
                <w:b/>
                <w:bCs/>
                <w:color w:val="000000"/>
                <w:lang w:eastAsia="en-SG"/>
              </w:rPr>
            </w:pPr>
          </w:p>
        </w:tc>
        <w:tc>
          <w:tcPr>
            <w:tcW w:w="811" w:type="dxa"/>
            <w:tcBorders>
              <w:top w:val="nil"/>
              <w:left w:val="nil"/>
              <w:bottom w:val="nil"/>
              <w:right w:val="single" w:sz="8" w:space="0" w:color="auto"/>
            </w:tcBorders>
            <w:shd w:val="clear" w:color="000000" w:fill="002060"/>
            <w:noWrap/>
            <w:hideMark/>
          </w:tcPr>
          <w:p w14:paraId="4C7B08B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1A1AFEC3" w14:textId="77777777" w:rsidTr="00D46D79">
        <w:trPr>
          <w:trHeight w:val="335"/>
          <w:jc w:val="center"/>
        </w:trPr>
        <w:tc>
          <w:tcPr>
            <w:tcW w:w="1978" w:type="dxa"/>
            <w:tcBorders>
              <w:top w:val="single" w:sz="4" w:space="0" w:color="auto"/>
              <w:left w:val="single" w:sz="8" w:space="0" w:color="auto"/>
              <w:bottom w:val="nil"/>
              <w:right w:val="nil"/>
            </w:tcBorders>
            <w:shd w:val="clear" w:color="auto" w:fill="auto"/>
            <w:noWrap/>
            <w:hideMark/>
          </w:tcPr>
          <w:p w14:paraId="45A10208"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Camera Placement</w:t>
            </w:r>
          </w:p>
        </w:tc>
        <w:tc>
          <w:tcPr>
            <w:tcW w:w="1844" w:type="dxa"/>
            <w:tcBorders>
              <w:top w:val="single" w:sz="4" w:space="0" w:color="auto"/>
              <w:left w:val="nil"/>
              <w:bottom w:val="nil"/>
              <w:right w:val="nil"/>
            </w:tcBorders>
            <w:shd w:val="clear" w:color="auto" w:fill="auto"/>
            <w:noWrap/>
            <w:hideMark/>
          </w:tcPr>
          <w:p w14:paraId="4CD7C35F"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0C6F04E2"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50F5D9F2" w14:textId="77777777" w:rsidTr="00D46D79">
        <w:trPr>
          <w:trHeight w:val="929"/>
          <w:jc w:val="center"/>
        </w:trPr>
        <w:tc>
          <w:tcPr>
            <w:tcW w:w="1978" w:type="dxa"/>
            <w:tcBorders>
              <w:top w:val="nil"/>
              <w:left w:val="single" w:sz="8" w:space="0" w:color="auto"/>
              <w:bottom w:val="single" w:sz="4" w:space="0" w:color="auto"/>
              <w:right w:val="nil"/>
            </w:tcBorders>
            <w:shd w:val="clear" w:color="auto" w:fill="auto"/>
            <w:hideMark/>
          </w:tcPr>
          <w:p w14:paraId="18AC3C35"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Camera A directed at restricted area and Camera B looking straight</w:t>
            </w:r>
          </w:p>
        </w:tc>
        <w:tc>
          <w:tcPr>
            <w:tcW w:w="1844" w:type="dxa"/>
            <w:tcBorders>
              <w:top w:val="nil"/>
              <w:left w:val="nil"/>
              <w:bottom w:val="single" w:sz="4" w:space="0" w:color="auto"/>
              <w:right w:val="nil"/>
            </w:tcBorders>
            <w:shd w:val="clear" w:color="auto" w:fill="auto"/>
            <w:noWrap/>
            <w:hideMark/>
          </w:tcPr>
          <w:p w14:paraId="228E8E07"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Precheck on camera angles</w:t>
            </w:r>
          </w:p>
        </w:tc>
        <w:tc>
          <w:tcPr>
            <w:tcW w:w="811" w:type="dxa"/>
            <w:tcBorders>
              <w:top w:val="nil"/>
              <w:left w:val="nil"/>
              <w:bottom w:val="single" w:sz="4" w:space="0" w:color="auto"/>
              <w:right w:val="single" w:sz="8" w:space="0" w:color="auto"/>
            </w:tcBorders>
            <w:shd w:val="clear" w:color="auto" w:fill="auto"/>
            <w:noWrap/>
            <w:hideMark/>
          </w:tcPr>
          <w:p w14:paraId="51EB750A" w14:textId="77777777" w:rsidR="00A44C66" w:rsidRPr="00BD09BA" w:rsidRDefault="00A44C66" w:rsidP="004D35BA">
            <w:pPr>
              <w:rPr>
                <w:rFonts w:eastAsia="Times New Roman"/>
                <w:color w:val="000000"/>
                <w:lang w:eastAsia="en-SG"/>
              </w:rPr>
            </w:pPr>
            <w:r>
              <w:rPr>
                <w:rFonts w:eastAsia="Times New Roman"/>
                <w:color w:val="000000"/>
                <w:lang w:eastAsia="en-SG"/>
              </w:rPr>
              <w:t>O</w:t>
            </w:r>
            <w:r w:rsidRPr="00BD09BA">
              <w:rPr>
                <w:rFonts w:eastAsia="Times New Roman"/>
                <w:color w:val="000000"/>
                <w:lang w:eastAsia="en-SG"/>
              </w:rPr>
              <w:t>k</w:t>
            </w:r>
          </w:p>
        </w:tc>
      </w:tr>
      <w:tr w:rsidR="00A44C66" w:rsidRPr="00BD09BA" w14:paraId="592C8DE7" w14:textId="77777777" w:rsidTr="00D46D79">
        <w:trPr>
          <w:trHeight w:val="102"/>
          <w:jc w:val="center"/>
        </w:trPr>
        <w:tc>
          <w:tcPr>
            <w:tcW w:w="1978" w:type="dxa"/>
            <w:tcBorders>
              <w:top w:val="nil"/>
              <w:left w:val="single" w:sz="8" w:space="0" w:color="auto"/>
              <w:bottom w:val="nil"/>
              <w:right w:val="nil"/>
            </w:tcBorders>
            <w:shd w:val="clear" w:color="000000" w:fill="002060"/>
            <w:noWrap/>
            <w:hideMark/>
          </w:tcPr>
          <w:p w14:paraId="02B7068A"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1844" w:type="dxa"/>
            <w:tcBorders>
              <w:top w:val="nil"/>
              <w:left w:val="nil"/>
              <w:bottom w:val="nil"/>
              <w:right w:val="nil"/>
            </w:tcBorders>
            <w:shd w:val="clear" w:color="000000" w:fill="002060"/>
            <w:noWrap/>
            <w:hideMark/>
          </w:tcPr>
          <w:p w14:paraId="428285A5"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c>
          <w:tcPr>
            <w:tcW w:w="811" w:type="dxa"/>
            <w:tcBorders>
              <w:top w:val="nil"/>
              <w:left w:val="nil"/>
              <w:bottom w:val="nil"/>
              <w:right w:val="single" w:sz="8" w:space="0" w:color="auto"/>
            </w:tcBorders>
            <w:shd w:val="clear" w:color="000000" w:fill="002060"/>
            <w:noWrap/>
            <w:hideMark/>
          </w:tcPr>
          <w:p w14:paraId="244DD68C"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 </w:t>
            </w:r>
          </w:p>
        </w:tc>
      </w:tr>
      <w:tr w:rsidR="00A44C66" w:rsidRPr="00BD09BA" w14:paraId="2C684038" w14:textId="77777777" w:rsidTr="00D46D79">
        <w:trPr>
          <w:trHeight w:val="309"/>
          <w:jc w:val="center"/>
        </w:trPr>
        <w:tc>
          <w:tcPr>
            <w:tcW w:w="1978" w:type="dxa"/>
            <w:tcBorders>
              <w:top w:val="single" w:sz="4" w:space="0" w:color="auto"/>
              <w:left w:val="single" w:sz="8" w:space="0" w:color="auto"/>
              <w:bottom w:val="nil"/>
              <w:right w:val="nil"/>
            </w:tcBorders>
            <w:shd w:val="clear" w:color="auto" w:fill="auto"/>
            <w:noWrap/>
            <w:hideMark/>
          </w:tcPr>
          <w:p w14:paraId="1D4CB6FA"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Intruder Detection (I)</w:t>
            </w:r>
          </w:p>
        </w:tc>
        <w:tc>
          <w:tcPr>
            <w:tcW w:w="1844" w:type="dxa"/>
            <w:tcBorders>
              <w:top w:val="single" w:sz="4" w:space="0" w:color="auto"/>
              <w:left w:val="nil"/>
              <w:bottom w:val="nil"/>
              <w:right w:val="nil"/>
            </w:tcBorders>
            <w:shd w:val="clear" w:color="auto" w:fill="auto"/>
            <w:noWrap/>
            <w:hideMark/>
          </w:tcPr>
          <w:p w14:paraId="2314696B"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611CE41E"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34DB9BF0" w14:textId="77777777" w:rsidTr="00D46D79">
        <w:trPr>
          <w:trHeight w:val="619"/>
          <w:jc w:val="center"/>
        </w:trPr>
        <w:tc>
          <w:tcPr>
            <w:tcW w:w="1978" w:type="dxa"/>
            <w:tcBorders>
              <w:top w:val="nil"/>
              <w:left w:val="single" w:sz="8" w:space="0" w:color="auto"/>
              <w:bottom w:val="single" w:sz="4" w:space="0" w:color="auto"/>
              <w:right w:val="nil"/>
            </w:tcBorders>
            <w:shd w:val="clear" w:color="auto" w:fill="auto"/>
            <w:hideMark/>
          </w:tcPr>
          <w:p w14:paraId="36747EB5"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People are near but not in the restricted zone</w:t>
            </w:r>
          </w:p>
        </w:tc>
        <w:tc>
          <w:tcPr>
            <w:tcW w:w="1844" w:type="dxa"/>
            <w:tcBorders>
              <w:top w:val="nil"/>
              <w:left w:val="nil"/>
              <w:bottom w:val="single" w:sz="4" w:space="0" w:color="auto"/>
              <w:right w:val="nil"/>
            </w:tcBorders>
            <w:shd w:val="clear" w:color="auto" w:fill="auto"/>
            <w:noWrap/>
            <w:hideMark/>
          </w:tcPr>
          <w:p w14:paraId="2E2DC1D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Camera A does not detect presence of people</w:t>
            </w:r>
          </w:p>
        </w:tc>
        <w:tc>
          <w:tcPr>
            <w:tcW w:w="811" w:type="dxa"/>
            <w:tcBorders>
              <w:top w:val="nil"/>
              <w:left w:val="nil"/>
              <w:bottom w:val="single" w:sz="4" w:space="0" w:color="auto"/>
              <w:right w:val="single" w:sz="8" w:space="0" w:color="auto"/>
            </w:tcBorders>
            <w:shd w:val="clear" w:color="auto" w:fill="auto"/>
            <w:noWrap/>
            <w:hideMark/>
          </w:tcPr>
          <w:p w14:paraId="2C723803"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705CC2B9"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67FA1FA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Intruder Detection (II)</w:t>
            </w:r>
          </w:p>
        </w:tc>
        <w:tc>
          <w:tcPr>
            <w:tcW w:w="1844" w:type="dxa"/>
            <w:tcBorders>
              <w:top w:val="nil"/>
              <w:left w:val="nil"/>
              <w:bottom w:val="nil"/>
              <w:right w:val="nil"/>
            </w:tcBorders>
            <w:shd w:val="clear" w:color="auto" w:fill="auto"/>
            <w:noWrap/>
            <w:hideMark/>
          </w:tcPr>
          <w:p w14:paraId="019D1EDE"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03B5CBEC"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310BE9B8" w14:textId="77777777" w:rsidTr="00D46D79">
        <w:trPr>
          <w:trHeight w:val="619"/>
          <w:jc w:val="center"/>
        </w:trPr>
        <w:tc>
          <w:tcPr>
            <w:tcW w:w="1978" w:type="dxa"/>
            <w:tcBorders>
              <w:top w:val="nil"/>
              <w:left w:val="single" w:sz="8" w:space="0" w:color="auto"/>
              <w:bottom w:val="single" w:sz="4" w:space="0" w:color="auto"/>
              <w:right w:val="nil"/>
            </w:tcBorders>
            <w:shd w:val="clear" w:color="auto" w:fill="auto"/>
            <w:hideMark/>
          </w:tcPr>
          <w:p w14:paraId="31A71C11"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At least one person is in the restricted zone</w:t>
            </w:r>
          </w:p>
        </w:tc>
        <w:tc>
          <w:tcPr>
            <w:tcW w:w="1844" w:type="dxa"/>
            <w:tcBorders>
              <w:top w:val="nil"/>
              <w:left w:val="nil"/>
              <w:bottom w:val="single" w:sz="4" w:space="0" w:color="auto"/>
              <w:right w:val="nil"/>
            </w:tcBorders>
            <w:shd w:val="clear" w:color="auto" w:fill="auto"/>
            <w:noWrap/>
            <w:hideMark/>
          </w:tcPr>
          <w:p w14:paraId="72EC7F21"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Camera A detects presence of people</w:t>
            </w:r>
          </w:p>
        </w:tc>
        <w:tc>
          <w:tcPr>
            <w:tcW w:w="811" w:type="dxa"/>
            <w:tcBorders>
              <w:top w:val="nil"/>
              <w:left w:val="nil"/>
              <w:bottom w:val="single" w:sz="4" w:space="0" w:color="auto"/>
              <w:right w:val="single" w:sz="8" w:space="0" w:color="auto"/>
            </w:tcBorders>
            <w:shd w:val="clear" w:color="auto" w:fill="auto"/>
            <w:noWrap/>
            <w:hideMark/>
          </w:tcPr>
          <w:p w14:paraId="75D615B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0FC562A8"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31120266"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w:t>
            </w:r>
          </w:p>
        </w:tc>
        <w:tc>
          <w:tcPr>
            <w:tcW w:w="1844" w:type="dxa"/>
            <w:tcBorders>
              <w:top w:val="nil"/>
              <w:left w:val="nil"/>
              <w:bottom w:val="nil"/>
              <w:right w:val="nil"/>
            </w:tcBorders>
            <w:shd w:val="clear" w:color="auto" w:fill="auto"/>
            <w:noWrap/>
            <w:hideMark/>
          </w:tcPr>
          <w:p w14:paraId="1AF2D2A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70874094"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01E2D574" w14:textId="77777777" w:rsidTr="00D46D79">
        <w:trPr>
          <w:trHeight w:val="309"/>
          <w:jc w:val="center"/>
        </w:trPr>
        <w:tc>
          <w:tcPr>
            <w:tcW w:w="1978" w:type="dxa"/>
            <w:vMerge w:val="restart"/>
            <w:tcBorders>
              <w:top w:val="nil"/>
              <w:left w:val="single" w:sz="8" w:space="0" w:color="auto"/>
              <w:bottom w:val="single" w:sz="4" w:space="0" w:color="000000"/>
              <w:right w:val="nil"/>
            </w:tcBorders>
            <w:shd w:val="clear" w:color="auto" w:fill="auto"/>
            <w:hideMark/>
          </w:tcPr>
          <w:p w14:paraId="2266884C"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One unknown person in the restricted zone</w:t>
            </w:r>
          </w:p>
        </w:tc>
        <w:tc>
          <w:tcPr>
            <w:tcW w:w="1844" w:type="dxa"/>
            <w:tcBorders>
              <w:top w:val="nil"/>
              <w:left w:val="nil"/>
              <w:bottom w:val="nil"/>
              <w:right w:val="nil"/>
            </w:tcBorders>
            <w:shd w:val="clear" w:color="auto" w:fill="auto"/>
            <w:noWrap/>
            <w:hideMark/>
          </w:tcPr>
          <w:p w14:paraId="5287871A"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Unknown (Unauthorized) person is detected (with bounding box and text 'Unknown')</w:t>
            </w:r>
          </w:p>
        </w:tc>
        <w:tc>
          <w:tcPr>
            <w:tcW w:w="811" w:type="dxa"/>
            <w:tcBorders>
              <w:top w:val="nil"/>
              <w:left w:val="nil"/>
              <w:bottom w:val="nil"/>
              <w:right w:val="single" w:sz="8" w:space="0" w:color="auto"/>
            </w:tcBorders>
            <w:shd w:val="clear" w:color="auto" w:fill="auto"/>
            <w:noWrap/>
            <w:hideMark/>
          </w:tcPr>
          <w:p w14:paraId="3456D2D4"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xml:space="preserve">Passed </w:t>
            </w:r>
          </w:p>
        </w:tc>
      </w:tr>
      <w:tr w:rsidR="00A44C66" w:rsidRPr="00BD09BA" w14:paraId="55DFFA16"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76236CB9"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480EEE25"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Email is sent with attachment of picture of person</w:t>
            </w:r>
          </w:p>
        </w:tc>
        <w:tc>
          <w:tcPr>
            <w:tcW w:w="811" w:type="dxa"/>
            <w:tcBorders>
              <w:top w:val="nil"/>
              <w:left w:val="nil"/>
              <w:bottom w:val="nil"/>
              <w:right w:val="single" w:sz="8" w:space="0" w:color="auto"/>
            </w:tcBorders>
            <w:shd w:val="clear" w:color="auto" w:fill="auto"/>
            <w:noWrap/>
            <w:hideMark/>
          </w:tcPr>
          <w:p w14:paraId="7FD2D26F" w14:textId="6A07CCD4" w:rsidR="00A44C66" w:rsidRPr="00BD09BA" w:rsidRDefault="009A1980" w:rsidP="004D35BA">
            <w:pPr>
              <w:rPr>
                <w:rFonts w:eastAsia="Times New Roman"/>
                <w:color w:val="000000"/>
                <w:lang w:eastAsia="en-SG"/>
              </w:rPr>
            </w:pPr>
            <w:r>
              <w:rPr>
                <w:rFonts w:eastAsia="Times New Roman"/>
                <w:color w:val="000000"/>
                <w:lang w:eastAsia="en-SG"/>
              </w:rPr>
              <w:t>Passed</w:t>
            </w:r>
          </w:p>
        </w:tc>
      </w:tr>
      <w:tr w:rsidR="00A44C66" w:rsidRPr="00BD09BA" w14:paraId="0066FFB5"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0C8A114F" w14:textId="77777777" w:rsidR="00A44C66" w:rsidRPr="00BD09BA" w:rsidRDefault="00A44C66" w:rsidP="004D35BA">
            <w:pPr>
              <w:rPr>
                <w:rFonts w:eastAsia="Times New Roman"/>
                <w:color w:val="000000"/>
                <w:lang w:eastAsia="en-SG"/>
              </w:rPr>
            </w:pPr>
          </w:p>
        </w:tc>
        <w:tc>
          <w:tcPr>
            <w:tcW w:w="1844" w:type="dxa"/>
            <w:tcBorders>
              <w:top w:val="nil"/>
              <w:left w:val="nil"/>
              <w:bottom w:val="single" w:sz="4" w:space="0" w:color="auto"/>
              <w:right w:val="nil"/>
            </w:tcBorders>
            <w:shd w:val="clear" w:color="auto" w:fill="auto"/>
            <w:noWrap/>
            <w:hideMark/>
          </w:tcPr>
          <w:p w14:paraId="27C6CC15"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SMS is sent with message</w:t>
            </w:r>
          </w:p>
        </w:tc>
        <w:tc>
          <w:tcPr>
            <w:tcW w:w="811" w:type="dxa"/>
            <w:tcBorders>
              <w:top w:val="nil"/>
              <w:left w:val="nil"/>
              <w:bottom w:val="single" w:sz="4" w:space="0" w:color="auto"/>
              <w:right w:val="single" w:sz="8" w:space="0" w:color="auto"/>
            </w:tcBorders>
            <w:shd w:val="clear" w:color="auto" w:fill="auto"/>
            <w:noWrap/>
            <w:hideMark/>
          </w:tcPr>
          <w:p w14:paraId="109006F1" w14:textId="4849CC3D" w:rsidR="00A44C66" w:rsidRPr="00BD09BA" w:rsidRDefault="009A1980" w:rsidP="004D35BA">
            <w:pPr>
              <w:rPr>
                <w:rFonts w:eastAsia="Times New Roman"/>
                <w:color w:val="000000"/>
                <w:lang w:eastAsia="en-SG"/>
              </w:rPr>
            </w:pPr>
            <w:r>
              <w:rPr>
                <w:rFonts w:eastAsia="Times New Roman"/>
                <w:color w:val="000000"/>
                <w:lang w:eastAsia="en-SG"/>
              </w:rPr>
              <w:t>Passed</w:t>
            </w:r>
          </w:p>
        </w:tc>
      </w:tr>
      <w:tr w:rsidR="00A44C66" w:rsidRPr="00BD09BA" w14:paraId="2F3571F8"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0A6C600E"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(II)</w:t>
            </w:r>
          </w:p>
        </w:tc>
        <w:tc>
          <w:tcPr>
            <w:tcW w:w="1844" w:type="dxa"/>
            <w:tcBorders>
              <w:top w:val="nil"/>
              <w:left w:val="nil"/>
              <w:bottom w:val="nil"/>
              <w:right w:val="nil"/>
            </w:tcBorders>
            <w:shd w:val="clear" w:color="auto" w:fill="auto"/>
            <w:noWrap/>
            <w:hideMark/>
          </w:tcPr>
          <w:p w14:paraId="7AADAD6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nil"/>
              <w:left w:val="nil"/>
              <w:bottom w:val="nil"/>
              <w:right w:val="single" w:sz="8" w:space="0" w:color="auto"/>
            </w:tcBorders>
            <w:shd w:val="clear" w:color="auto" w:fill="auto"/>
            <w:noWrap/>
            <w:hideMark/>
          </w:tcPr>
          <w:p w14:paraId="73E18EF0"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7EC8607C" w14:textId="77777777" w:rsidTr="00D46D79">
        <w:trPr>
          <w:trHeight w:val="309"/>
          <w:jc w:val="center"/>
        </w:trPr>
        <w:tc>
          <w:tcPr>
            <w:tcW w:w="1978" w:type="dxa"/>
            <w:vMerge w:val="restart"/>
            <w:tcBorders>
              <w:top w:val="nil"/>
              <w:left w:val="single" w:sz="8" w:space="0" w:color="auto"/>
              <w:bottom w:val="nil"/>
              <w:right w:val="nil"/>
            </w:tcBorders>
            <w:shd w:val="clear" w:color="auto" w:fill="auto"/>
            <w:hideMark/>
          </w:tcPr>
          <w:p w14:paraId="3061F669"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One known person in the restricted zone</w:t>
            </w:r>
          </w:p>
        </w:tc>
        <w:tc>
          <w:tcPr>
            <w:tcW w:w="1844" w:type="dxa"/>
            <w:tcBorders>
              <w:top w:val="nil"/>
              <w:left w:val="nil"/>
              <w:bottom w:val="nil"/>
              <w:right w:val="nil"/>
            </w:tcBorders>
            <w:shd w:val="clear" w:color="auto" w:fill="auto"/>
            <w:noWrap/>
            <w:hideMark/>
          </w:tcPr>
          <w:p w14:paraId="3936E047" w14:textId="522D173A" w:rsidR="00A44C66" w:rsidRPr="00BD09BA" w:rsidRDefault="00A44C66" w:rsidP="004D35BA">
            <w:pPr>
              <w:rPr>
                <w:rFonts w:eastAsia="Times New Roman"/>
                <w:color w:val="000000"/>
                <w:lang w:eastAsia="en-SG"/>
              </w:rPr>
            </w:pPr>
            <w:r w:rsidRPr="00BD09BA">
              <w:rPr>
                <w:rFonts w:eastAsia="Times New Roman"/>
                <w:color w:val="000000"/>
                <w:lang w:eastAsia="en-SG"/>
              </w:rPr>
              <w:t>Known (Authorized) person is detected (with bounding box and name of person)</w:t>
            </w:r>
          </w:p>
        </w:tc>
        <w:tc>
          <w:tcPr>
            <w:tcW w:w="811" w:type="dxa"/>
            <w:tcBorders>
              <w:top w:val="nil"/>
              <w:left w:val="nil"/>
              <w:bottom w:val="nil"/>
              <w:right w:val="single" w:sz="8" w:space="0" w:color="auto"/>
            </w:tcBorders>
            <w:shd w:val="clear" w:color="auto" w:fill="auto"/>
            <w:noWrap/>
            <w:hideMark/>
          </w:tcPr>
          <w:p w14:paraId="0946DE3C"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Passed</w:t>
            </w:r>
          </w:p>
        </w:tc>
      </w:tr>
      <w:tr w:rsidR="00A44C66" w:rsidRPr="00BD09BA" w14:paraId="764E9D1F" w14:textId="77777777" w:rsidTr="00D46D79">
        <w:trPr>
          <w:trHeight w:val="309"/>
          <w:jc w:val="center"/>
        </w:trPr>
        <w:tc>
          <w:tcPr>
            <w:tcW w:w="1978" w:type="dxa"/>
            <w:vMerge/>
            <w:tcBorders>
              <w:top w:val="nil"/>
              <w:left w:val="single" w:sz="8" w:space="0" w:color="auto"/>
              <w:bottom w:val="nil"/>
              <w:right w:val="nil"/>
            </w:tcBorders>
            <w:vAlign w:val="center"/>
            <w:hideMark/>
          </w:tcPr>
          <w:p w14:paraId="682A7A31" w14:textId="77777777" w:rsidR="00A44C66" w:rsidRPr="00BD09BA" w:rsidRDefault="00A44C66" w:rsidP="004D35BA">
            <w:pPr>
              <w:rPr>
                <w:rFonts w:eastAsia="Times New Roman"/>
                <w:color w:val="000000"/>
                <w:lang w:eastAsia="en-SG"/>
              </w:rPr>
            </w:pPr>
          </w:p>
        </w:tc>
        <w:tc>
          <w:tcPr>
            <w:tcW w:w="1844" w:type="dxa"/>
            <w:tcBorders>
              <w:top w:val="nil"/>
              <w:left w:val="nil"/>
              <w:bottom w:val="single" w:sz="4" w:space="0" w:color="auto"/>
              <w:right w:val="nil"/>
            </w:tcBorders>
            <w:shd w:val="clear" w:color="auto" w:fill="auto"/>
            <w:noWrap/>
            <w:hideMark/>
          </w:tcPr>
          <w:p w14:paraId="409EA17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No alert is sent</w:t>
            </w:r>
          </w:p>
        </w:tc>
        <w:tc>
          <w:tcPr>
            <w:tcW w:w="811" w:type="dxa"/>
            <w:tcBorders>
              <w:top w:val="nil"/>
              <w:left w:val="nil"/>
              <w:bottom w:val="single" w:sz="4" w:space="0" w:color="auto"/>
              <w:right w:val="single" w:sz="8" w:space="0" w:color="auto"/>
            </w:tcBorders>
            <w:shd w:val="clear" w:color="auto" w:fill="auto"/>
            <w:noWrap/>
            <w:hideMark/>
          </w:tcPr>
          <w:p w14:paraId="20A508C8" w14:textId="26E0E875" w:rsidR="00A44C66" w:rsidRPr="00BD09BA" w:rsidRDefault="00FA61D8" w:rsidP="004D35BA">
            <w:pPr>
              <w:rPr>
                <w:rFonts w:eastAsia="Times New Roman"/>
                <w:color w:val="000000"/>
                <w:lang w:eastAsia="en-SG"/>
              </w:rPr>
            </w:pPr>
            <w:r>
              <w:rPr>
                <w:rFonts w:eastAsia="Times New Roman"/>
                <w:color w:val="000000"/>
                <w:lang w:eastAsia="en-SG"/>
              </w:rPr>
              <w:t>Passed</w:t>
            </w:r>
          </w:p>
        </w:tc>
      </w:tr>
      <w:tr w:rsidR="00A44C66" w:rsidRPr="00BD09BA" w14:paraId="1146B485" w14:textId="77777777" w:rsidTr="00D46D79">
        <w:trPr>
          <w:trHeight w:val="309"/>
          <w:jc w:val="center"/>
        </w:trPr>
        <w:tc>
          <w:tcPr>
            <w:tcW w:w="1978" w:type="dxa"/>
            <w:tcBorders>
              <w:top w:val="single" w:sz="4" w:space="0" w:color="auto"/>
              <w:left w:val="single" w:sz="8" w:space="0" w:color="auto"/>
              <w:bottom w:val="nil"/>
              <w:right w:val="nil"/>
            </w:tcBorders>
            <w:shd w:val="clear" w:color="auto" w:fill="auto"/>
            <w:noWrap/>
            <w:hideMark/>
          </w:tcPr>
          <w:p w14:paraId="40EE9E8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(III)</w:t>
            </w:r>
          </w:p>
        </w:tc>
        <w:tc>
          <w:tcPr>
            <w:tcW w:w="1844" w:type="dxa"/>
            <w:tcBorders>
              <w:top w:val="nil"/>
              <w:left w:val="nil"/>
              <w:bottom w:val="nil"/>
              <w:right w:val="nil"/>
            </w:tcBorders>
            <w:shd w:val="clear" w:color="auto" w:fill="auto"/>
            <w:noWrap/>
            <w:hideMark/>
          </w:tcPr>
          <w:p w14:paraId="1D43989A" w14:textId="77777777" w:rsidR="00A44C66" w:rsidRPr="00BD09BA" w:rsidRDefault="00A44C66" w:rsidP="004D35BA">
            <w:pPr>
              <w:rPr>
                <w:rFonts w:eastAsia="Times New Roman"/>
                <w:b/>
                <w:bCs/>
                <w:color w:val="000000"/>
                <w:lang w:eastAsia="en-SG"/>
              </w:rPr>
            </w:pPr>
          </w:p>
        </w:tc>
        <w:tc>
          <w:tcPr>
            <w:tcW w:w="811" w:type="dxa"/>
            <w:tcBorders>
              <w:top w:val="nil"/>
              <w:left w:val="nil"/>
              <w:bottom w:val="nil"/>
              <w:right w:val="single" w:sz="8" w:space="0" w:color="auto"/>
            </w:tcBorders>
            <w:shd w:val="clear" w:color="auto" w:fill="auto"/>
            <w:noWrap/>
            <w:hideMark/>
          </w:tcPr>
          <w:p w14:paraId="4542085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21F9D5DC" w14:textId="77777777" w:rsidTr="00D46D79">
        <w:trPr>
          <w:trHeight w:val="321"/>
          <w:jc w:val="center"/>
        </w:trPr>
        <w:tc>
          <w:tcPr>
            <w:tcW w:w="1978" w:type="dxa"/>
            <w:vMerge w:val="restart"/>
            <w:tcBorders>
              <w:top w:val="nil"/>
              <w:left w:val="single" w:sz="8" w:space="0" w:color="auto"/>
              <w:bottom w:val="single" w:sz="4" w:space="0" w:color="000000"/>
              <w:right w:val="nil"/>
            </w:tcBorders>
            <w:shd w:val="clear" w:color="auto" w:fill="auto"/>
            <w:hideMark/>
          </w:tcPr>
          <w:p w14:paraId="60880DA8"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Multiple persons in the restricted zone (both unknown and known)</w:t>
            </w:r>
          </w:p>
        </w:tc>
        <w:tc>
          <w:tcPr>
            <w:tcW w:w="1844" w:type="dxa"/>
            <w:tcBorders>
              <w:top w:val="nil"/>
              <w:left w:val="nil"/>
              <w:bottom w:val="nil"/>
              <w:right w:val="nil"/>
            </w:tcBorders>
            <w:shd w:val="clear" w:color="auto" w:fill="auto"/>
            <w:noWrap/>
            <w:hideMark/>
          </w:tcPr>
          <w:p w14:paraId="5E80E0D6"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Detection as per above conditions apply</w:t>
            </w:r>
          </w:p>
        </w:tc>
        <w:tc>
          <w:tcPr>
            <w:tcW w:w="811" w:type="dxa"/>
            <w:tcBorders>
              <w:top w:val="nil"/>
              <w:left w:val="nil"/>
              <w:bottom w:val="nil"/>
              <w:right w:val="single" w:sz="8" w:space="0" w:color="auto"/>
            </w:tcBorders>
            <w:shd w:val="clear" w:color="auto" w:fill="auto"/>
            <w:noWrap/>
            <w:hideMark/>
          </w:tcPr>
          <w:p w14:paraId="113E66C9" w14:textId="085D6825" w:rsidR="00A44C66" w:rsidRPr="00BD09BA" w:rsidRDefault="002E1BE5" w:rsidP="004D35BA">
            <w:pPr>
              <w:rPr>
                <w:rFonts w:eastAsia="Times New Roman"/>
                <w:color w:val="000000"/>
                <w:lang w:eastAsia="en-SG"/>
              </w:rPr>
            </w:pPr>
            <w:r>
              <w:rPr>
                <w:rFonts w:eastAsia="Times New Roman"/>
                <w:color w:val="000000"/>
                <w:lang w:eastAsia="en-SG"/>
              </w:rPr>
              <w:t>Passed</w:t>
            </w:r>
            <w:r w:rsidR="00A44C66" w:rsidRPr="00BD09BA">
              <w:rPr>
                <w:rFonts w:eastAsia="Times New Roman"/>
                <w:color w:val="000000"/>
                <w:lang w:eastAsia="en-SG"/>
              </w:rPr>
              <w:t> </w:t>
            </w:r>
          </w:p>
        </w:tc>
      </w:tr>
      <w:tr w:rsidR="00A44C66" w:rsidRPr="00BD09BA" w14:paraId="70D038FB" w14:textId="77777777" w:rsidTr="00D46D79">
        <w:trPr>
          <w:trHeight w:val="321"/>
          <w:jc w:val="center"/>
        </w:trPr>
        <w:tc>
          <w:tcPr>
            <w:tcW w:w="1978" w:type="dxa"/>
            <w:vMerge/>
            <w:tcBorders>
              <w:top w:val="nil"/>
              <w:left w:val="single" w:sz="8" w:space="0" w:color="auto"/>
              <w:bottom w:val="single" w:sz="4" w:space="0" w:color="000000"/>
              <w:right w:val="nil"/>
            </w:tcBorders>
            <w:vAlign w:val="center"/>
            <w:hideMark/>
          </w:tcPr>
          <w:p w14:paraId="088E0C2D"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4C75D71D"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Email is sent with attachment of picture of person</w:t>
            </w:r>
          </w:p>
        </w:tc>
        <w:tc>
          <w:tcPr>
            <w:tcW w:w="811" w:type="dxa"/>
            <w:tcBorders>
              <w:top w:val="nil"/>
              <w:left w:val="nil"/>
              <w:bottom w:val="nil"/>
              <w:right w:val="single" w:sz="8" w:space="0" w:color="auto"/>
            </w:tcBorders>
            <w:shd w:val="clear" w:color="auto" w:fill="auto"/>
            <w:noWrap/>
            <w:hideMark/>
          </w:tcPr>
          <w:p w14:paraId="5FCA5949" w14:textId="123D8A10" w:rsidR="00A44C66" w:rsidRPr="00BD09BA" w:rsidRDefault="002E1BE5" w:rsidP="004D35BA">
            <w:pPr>
              <w:rPr>
                <w:rFonts w:eastAsia="Times New Roman"/>
                <w:color w:val="000000"/>
                <w:lang w:eastAsia="en-SG"/>
              </w:rPr>
            </w:pPr>
            <w:r>
              <w:rPr>
                <w:rFonts w:eastAsia="Times New Roman"/>
                <w:color w:val="000000"/>
                <w:lang w:eastAsia="en-SG"/>
              </w:rPr>
              <w:t>Passed</w:t>
            </w:r>
            <w:r w:rsidR="00A44C66" w:rsidRPr="00BD09BA">
              <w:rPr>
                <w:rFonts w:eastAsia="Times New Roman"/>
                <w:color w:val="000000"/>
                <w:lang w:eastAsia="en-SG"/>
              </w:rPr>
              <w:t> </w:t>
            </w:r>
          </w:p>
        </w:tc>
      </w:tr>
      <w:tr w:rsidR="00A44C66" w:rsidRPr="00BD09BA" w14:paraId="0B3E84E1" w14:textId="77777777" w:rsidTr="00D46D79">
        <w:trPr>
          <w:trHeight w:val="309"/>
          <w:jc w:val="center"/>
        </w:trPr>
        <w:tc>
          <w:tcPr>
            <w:tcW w:w="1978" w:type="dxa"/>
            <w:vMerge/>
            <w:tcBorders>
              <w:top w:val="nil"/>
              <w:left w:val="single" w:sz="8" w:space="0" w:color="auto"/>
              <w:bottom w:val="single" w:sz="4" w:space="0" w:color="000000"/>
              <w:right w:val="nil"/>
            </w:tcBorders>
            <w:vAlign w:val="center"/>
            <w:hideMark/>
          </w:tcPr>
          <w:p w14:paraId="7F26F1DC" w14:textId="77777777" w:rsidR="00A44C66" w:rsidRPr="00BD09BA" w:rsidRDefault="00A44C66" w:rsidP="004D35BA">
            <w:pPr>
              <w:rPr>
                <w:rFonts w:eastAsia="Times New Roman"/>
                <w:color w:val="000000"/>
                <w:lang w:eastAsia="en-SG"/>
              </w:rPr>
            </w:pPr>
          </w:p>
        </w:tc>
        <w:tc>
          <w:tcPr>
            <w:tcW w:w="1844" w:type="dxa"/>
            <w:tcBorders>
              <w:top w:val="nil"/>
              <w:left w:val="nil"/>
              <w:bottom w:val="nil"/>
              <w:right w:val="nil"/>
            </w:tcBorders>
            <w:shd w:val="clear" w:color="auto" w:fill="auto"/>
            <w:noWrap/>
            <w:hideMark/>
          </w:tcPr>
          <w:p w14:paraId="14198EB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SMS is sent with message</w:t>
            </w:r>
          </w:p>
        </w:tc>
        <w:tc>
          <w:tcPr>
            <w:tcW w:w="811" w:type="dxa"/>
            <w:tcBorders>
              <w:top w:val="nil"/>
              <w:left w:val="nil"/>
              <w:bottom w:val="nil"/>
              <w:right w:val="single" w:sz="8" w:space="0" w:color="auto"/>
            </w:tcBorders>
            <w:shd w:val="clear" w:color="auto" w:fill="auto"/>
            <w:noWrap/>
            <w:hideMark/>
          </w:tcPr>
          <w:p w14:paraId="3384DDD2" w14:textId="765DB54A" w:rsidR="00A44C66" w:rsidRPr="00BD09BA" w:rsidRDefault="00A44C66" w:rsidP="004D35BA">
            <w:pPr>
              <w:rPr>
                <w:rFonts w:eastAsia="Times New Roman"/>
                <w:color w:val="000000"/>
                <w:lang w:eastAsia="en-SG"/>
              </w:rPr>
            </w:pPr>
            <w:r w:rsidRPr="00BD09BA">
              <w:rPr>
                <w:rFonts w:eastAsia="Times New Roman"/>
                <w:color w:val="000000"/>
                <w:lang w:eastAsia="en-SG"/>
              </w:rPr>
              <w:t> </w:t>
            </w:r>
            <w:r w:rsidR="002E1BE5">
              <w:rPr>
                <w:rFonts w:eastAsia="Times New Roman"/>
                <w:color w:val="000000"/>
                <w:lang w:eastAsia="en-SG"/>
              </w:rPr>
              <w:t>Passed</w:t>
            </w:r>
          </w:p>
        </w:tc>
      </w:tr>
      <w:tr w:rsidR="00A44C66" w:rsidRPr="00BD09BA" w14:paraId="5AE15F0C" w14:textId="77777777" w:rsidTr="00D46D79">
        <w:trPr>
          <w:trHeight w:val="309"/>
          <w:jc w:val="center"/>
        </w:trPr>
        <w:tc>
          <w:tcPr>
            <w:tcW w:w="1978" w:type="dxa"/>
            <w:tcBorders>
              <w:top w:val="nil"/>
              <w:left w:val="single" w:sz="8" w:space="0" w:color="auto"/>
              <w:bottom w:val="nil"/>
              <w:right w:val="nil"/>
            </w:tcBorders>
            <w:shd w:val="clear" w:color="auto" w:fill="auto"/>
            <w:noWrap/>
            <w:hideMark/>
          </w:tcPr>
          <w:p w14:paraId="787C5911" w14:textId="77777777" w:rsidR="00A44C66" w:rsidRPr="00BD09BA" w:rsidRDefault="00A44C66" w:rsidP="004D35BA">
            <w:pPr>
              <w:rPr>
                <w:rFonts w:eastAsia="Times New Roman"/>
                <w:b/>
                <w:bCs/>
                <w:color w:val="000000"/>
                <w:lang w:eastAsia="en-SG"/>
              </w:rPr>
            </w:pPr>
            <w:r w:rsidRPr="00BD09BA">
              <w:rPr>
                <w:rFonts w:eastAsia="Times New Roman"/>
                <w:b/>
                <w:bCs/>
                <w:color w:val="000000"/>
                <w:lang w:eastAsia="en-SG"/>
              </w:rPr>
              <w:t>Face Recognition (IV)</w:t>
            </w:r>
          </w:p>
        </w:tc>
        <w:tc>
          <w:tcPr>
            <w:tcW w:w="1844" w:type="dxa"/>
            <w:tcBorders>
              <w:top w:val="single" w:sz="4" w:space="0" w:color="auto"/>
              <w:left w:val="nil"/>
              <w:bottom w:val="nil"/>
              <w:right w:val="nil"/>
            </w:tcBorders>
            <w:shd w:val="clear" w:color="auto" w:fill="auto"/>
            <w:noWrap/>
            <w:hideMark/>
          </w:tcPr>
          <w:p w14:paraId="5571DD42"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c>
          <w:tcPr>
            <w:tcW w:w="811" w:type="dxa"/>
            <w:tcBorders>
              <w:top w:val="single" w:sz="4" w:space="0" w:color="auto"/>
              <w:left w:val="nil"/>
              <w:bottom w:val="nil"/>
              <w:right w:val="single" w:sz="8" w:space="0" w:color="auto"/>
            </w:tcBorders>
            <w:shd w:val="clear" w:color="auto" w:fill="auto"/>
            <w:noWrap/>
            <w:hideMark/>
          </w:tcPr>
          <w:p w14:paraId="0C41FF07"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 </w:t>
            </w:r>
          </w:p>
        </w:tc>
      </w:tr>
      <w:tr w:rsidR="00A44C66" w:rsidRPr="00BD09BA" w14:paraId="7D009238" w14:textId="77777777" w:rsidTr="00D46D79">
        <w:trPr>
          <w:trHeight w:val="321"/>
          <w:jc w:val="center"/>
        </w:trPr>
        <w:tc>
          <w:tcPr>
            <w:tcW w:w="1978" w:type="dxa"/>
            <w:tcBorders>
              <w:top w:val="nil"/>
              <w:left w:val="single" w:sz="8" w:space="0" w:color="auto"/>
              <w:bottom w:val="single" w:sz="8" w:space="0" w:color="auto"/>
              <w:right w:val="nil"/>
            </w:tcBorders>
            <w:shd w:val="clear" w:color="auto" w:fill="auto"/>
            <w:noWrap/>
            <w:hideMark/>
          </w:tcPr>
          <w:p w14:paraId="13082F58" w14:textId="77777777" w:rsidR="00A44C66" w:rsidRPr="00BD09BA" w:rsidRDefault="00A44C66" w:rsidP="004D35BA">
            <w:pPr>
              <w:ind w:firstLineChars="100" w:firstLine="200"/>
              <w:rPr>
                <w:rFonts w:eastAsia="Times New Roman"/>
                <w:color w:val="000000"/>
                <w:lang w:eastAsia="en-SG"/>
              </w:rPr>
            </w:pPr>
            <w:r w:rsidRPr="00BD09BA">
              <w:rPr>
                <w:rFonts w:eastAsia="Times New Roman"/>
                <w:color w:val="000000"/>
                <w:lang w:eastAsia="en-SG"/>
              </w:rPr>
              <w:t>Detected person moves away</w:t>
            </w:r>
          </w:p>
        </w:tc>
        <w:tc>
          <w:tcPr>
            <w:tcW w:w="1844" w:type="dxa"/>
            <w:tcBorders>
              <w:top w:val="nil"/>
              <w:left w:val="nil"/>
              <w:bottom w:val="single" w:sz="8" w:space="0" w:color="auto"/>
              <w:right w:val="nil"/>
            </w:tcBorders>
            <w:shd w:val="clear" w:color="auto" w:fill="auto"/>
            <w:noWrap/>
            <w:hideMark/>
          </w:tcPr>
          <w:p w14:paraId="3C0D1098" w14:textId="77777777" w:rsidR="00A44C66" w:rsidRPr="00BD09BA" w:rsidRDefault="00A44C66" w:rsidP="004D35BA">
            <w:pPr>
              <w:rPr>
                <w:rFonts w:eastAsia="Times New Roman"/>
                <w:color w:val="000000"/>
                <w:lang w:eastAsia="en-SG"/>
              </w:rPr>
            </w:pPr>
            <w:r w:rsidRPr="00BD09BA">
              <w:rPr>
                <w:rFonts w:eastAsia="Times New Roman"/>
                <w:color w:val="000000"/>
                <w:lang w:eastAsia="en-SG"/>
              </w:rPr>
              <w:t>Face recognition process stops and revert to Intruder Detection (I)</w:t>
            </w:r>
          </w:p>
        </w:tc>
        <w:tc>
          <w:tcPr>
            <w:tcW w:w="811" w:type="dxa"/>
            <w:tcBorders>
              <w:top w:val="nil"/>
              <w:left w:val="nil"/>
              <w:bottom w:val="single" w:sz="8" w:space="0" w:color="auto"/>
              <w:right w:val="single" w:sz="8" w:space="0" w:color="auto"/>
            </w:tcBorders>
            <w:shd w:val="clear" w:color="auto" w:fill="auto"/>
            <w:noWrap/>
            <w:hideMark/>
          </w:tcPr>
          <w:p w14:paraId="5C4277F3" w14:textId="38785B1C" w:rsidR="00A44C66" w:rsidRPr="00BD09BA" w:rsidRDefault="00A44C66" w:rsidP="004D35BA">
            <w:pPr>
              <w:rPr>
                <w:rFonts w:eastAsia="Times New Roman"/>
                <w:color w:val="000000"/>
                <w:lang w:eastAsia="en-SG"/>
              </w:rPr>
            </w:pPr>
            <w:r w:rsidRPr="00BD09BA">
              <w:rPr>
                <w:rFonts w:eastAsia="Times New Roman"/>
                <w:color w:val="000000"/>
                <w:lang w:eastAsia="en-SG"/>
              </w:rPr>
              <w:t> </w:t>
            </w:r>
            <w:r w:rsidR="002E1BE5">
              <w:rPr>
                <w:rFonts w:eastAsia="Times New Roman"/>
                <w:color w:val="000000"/>
                <w:lang w:eastAsia="en-SG"/>
              </w:rPr>
              <w:t>Passed</w:t>
            </w:r>
          </w:p>
        </w:tc>
      </w:tr>
    </w:tbl>
    <w:p w14:paraId="7FE32B30" w14:textId="48FCC420" w:rsidR="00D46D79" w:rsidRPr="00165C29" w:rsidRDefault="00D46D79" w:rsidP="00AB361F">
      <w:pPr>
        <w:jc w:val="both"/>
        <w:rPr>
          <w:sz w:val="2"/>
          <w:szCs w:val="2"/>
          <w:lang w:val="x-none" w:eastAsia="x-none"/>
        </w:rPr>
      </w:pPr>
    </w:p>
    <w:p w14:paraId="384C92A9" w14:textId="77777777" w:rsidR="00E05B6A" w:rsidRDefault="00E05B6A" w:rsidP="001946C4">
      <w:pPr>
        <w:pStyle w:val="Heading5"/>
      </w:pPr>
    </w:p>
    <w:p w14:paraId="4BAA948E" w14:textId="46CC7956" w:rsidR="00E05B6A" w:rsidRDefault="00E05B6A" w:rsidP="001946C4">
      <w:pPr>
        <w:pStyle w:val="Heading5"/>
      </w:pPr>
    </w:p>
    <w:p w14:paraId="2D57ACEA" w14:textId="77777777" w:rsidR="00C5431D" w:rsidRPr="00C5431D" w:rsidRDefault="00C5431D" w:rsidP="00C5431D"/>
    <w:p w14:paraId="06BBAF6F" w14:textId="6CA33163" w:rsidR="001946C4" w:rsidRDefault="001946C4" w:rsidP="001946C4">
      <w:pPr>
        <w:pStyle w:val="Heading5"/>
      </w:pPr>
      <w:r w:rsidRPr="005B520E">
        <w:t>Acknowledgment</w:t>
      </w:r>
      <w:r>
        <w:t xml:space="preserve"> </w:t>
      </w:r>
    </w:p>
    <w:p w14:paraId="6945D8C3" w14:textId="77777777" w:rsidR="001946C4" w:rsidRDefault="001946C4" w:rsidP="001946C4">
      <w:pPr>
        <w:pStyle w:val="BodyText"/>
        <w:rPr>
          <w:lang w:val="en-US"/>
        </w:rPr>
      </w:pPr>
      <w:r>
        <w:rPr>
          <w:lang w:val="en-US"/>
        </w:rPr>
        <w:t xml:space="preserve">This project would not have been possible without the generous support and help of many individuals and organizations. </w:t>
      </w:r>
      <w:r w:rsidRPr="005B520E">
        <w:t xml:space="preserve">The </w:t>
      </w:r>
      <w:r>
        <w:rPr>
          <w:lang w:val="en-US"/>
        </w:rPr>
        <w:t>authors would like to express our sincere thanks to all of them.</w:t>
      </w:r>
    </w:p>
    <w:p w14:paraId="753E5FEF" w14:textId="2C8DF815" w:rsidR="001946C4" w:rsidRPr="00642CC0" w:rsidRDefault="001946C4" w:rsidP="001946C4">
      <w:pPr>
        <w:pStyle w:val="BodyText"/>
        <w:rPr>
          <w:lang w:val="en-US"/>
        </w:rPr>
      </w:pPr>
      <w:r>
        <w:rPr>
          <w:lang w:val="en-US"/>
        </w:rPr>
        <w:t xml:space="preserve">We would like to express our gratitude towards Oracle Corporation for their sponsorship of the project. We thank Dr Zhu Fang Ming for his guidance and mentorship throughout the project. Lastly, we would like to acknowledge all the supports that we have receive from the Institute of Systems Science.   </w:t>
      </w:r>
    </w:p>
    <w:p w14:paraId="3D96E436" w14:textId="696246CE" w:rsidR="001946C4" w:rsidRPr="005B520E" w:rsidRDefault="001946C4" w:rsidP="001946C4">
      <w:pPr>
        <w:pStyle w:val="Heading5"/>
      </w:pPr>
      <w:r w:rsidRPr="005B520E">
        <w:t>References</w:t>
      </w:r>
    </w:p>
    <w:p w14:paraId="60BDD018" w14:textId="77777777" w:rsidR="001946C4" w:rsidRDefault="001946C4" w:rsidP="001946C4">
      <w:pPr>
        <w:pStyle w:val="references"/>
        <w:ind w:left="354" w:hanging="354"/>
      </w:pPr>
      <w:r>
        <w:t xml:space="preserve">P. Viola and M. Jones. “Rapid object detection using a boosted cascade of simple features,” in </w:t>
      </w:r>
      <w:r w:rsidRPr="00001C54">
        <w:rPr>
          <w:i/>
          <w:iCs/>
        </w:rPr>
        <w:t>Proceedings, IEEE Conference on Computer vision and Pattern Recognition</w:t>
      </w:r>
      <w:r>
        <w:t>, 2001, pp. 511-518.</w:t>
      </w:r>
    </w:p>
    <w:p w14:paraId="6CE518CF" w14:textId="77777777" w:rsidR="001946C4" w:rsidRDefault="001946C4" w:rsidP="001946C4">
      <w:pPr>
        <w:pStyle w:val="references"/>
        <w:ind w:left="354" w:hanging="354"/>
      </w:pPr>
      <w:r w:rsidRPr="00A331D0">
        <w:t>Zhang, K., Zhang, Z., Li, Z., and Qiao, Y.</w:t>
      </w:r>
      <w:r>
        <w:t xml:space="preserve"> “</w:t>
      </w:r>
      <w:r w:rsidRPr="00A331D0">
        <w:t>Joint face detection and alignment using multitask cascaded convolutional networks</w:t>
      </w:r>
      <w:r>
        <w:t>.”</w:t>
      </w:r>
      <w:r w:rsidRPr="00A331D0">
        <w:t xml:space="preserve"> </w:t>
      </w:r>
      <w:r w:rsidRPr="00F81365">
        <w:rPr>
          <w:i/>
          <w:iCs/>
        </w:rPr>
        <w:t>IEEE Signal Processing Letters</w:t>
      </w:r>
      <w:r w:rsidRPr="00A331D0">
        <w:t>, 23(10):1499–1503</w:t>
      </w:r>
      <w:r>
        <w:t>, 2016.</w:t>
      </w:r>
    </w:p>
    <w:p w14:paraId="2BF5B336" w14:textId="77777777" w:rsidR="001946C4" w:rsidRDefault="001946C4" w:rsidP="001946C4">
      <w:pPr>
        <w:pStyle w:val="references"/>
        <w:ind w:left="354" w:hanging="354"/>
      </w:pPr>
      <w:r>
        <w:t xml:space="preserve">GitHub. Ageitgey/face_recognition. Available at: </w:t>
      </w:r>
      <w:hyperlink r:id="rId34" w:history="1">
        <w:r w:rsidRPr="008B3EF2">
          <w:rPr>
            <w:rStyle w:val="Hyperlink"/>
          </w:rPr>
          <w:t>https://github.com/ageitgey/face_recognition</w:t>
        </w:r>
      </w:hyperlink>
      <w:r>
        <w:t>. Accessed 8 Sep 2019.</w:t>
      </w:r>
    </w:p>
    <w:p w14:paraId="0BE8FBC2" w14:textId="77777777" w:rsidR="001946C4" w:rsidRDefault="001946C4" w:rsidP="001946C4">
      <w:pPr>
        <w:pStyle w:val="references"/>
        <w:ind w:left="354" w:hanging="354"/>
      </w:pPr>
      <w:r>
        <w:rPr>
          <w:lang w:val="en-MY"/>
        </w:rPr>
        <w:t xml:space="preserve">N. Dalal and B. Triggs. “Histograms of oriented gradients for human detection,” in </w:t>
      </w:r>
      <w:r w:rsidRPr="0077017D">
        <w:rPr>
          <w:i/>
          <w:iCs/>
          <w:lang w:val="en-MY"/>
        </w:rPr>
        <w:t>IEEE Computer Society Conference on Computer Vision and Pattern Recognition</w:t>
      </w:r>
      <w:r>
        <w:rPr>
          <w:lang w:val="en-MY"/>
        </w:rPr>
        <w:t>, 2005, pp. 886-893.</w:t>
      </w:r>
    </w:p>
    <w:p w14:paraId="040EEC7D" w14:textId="77777777" w:rsidR="001946C4" w:rsidRDefault="001946C4" w:rsidP="001946C4">
      <w:pPr>
        <w:pStyle w:val="references"/>
        <w:ind w:left="354" w:hanging="354"/>
      </w:pPr>
      <w:r>
        <w:t xml:space="preserve">Intelligent Behaviour Understanding Group. iBUG 300-W dataset. Available at: </w:t>
      </w:r>
      <w:hyperlink r:id="rId35" w:history="1">
        <w:r w:rsidRPr="008B3EF2">
          <w:rPr>
            <w:rStyle w:val="Hyperlink"/>
          </w:rPr>
          <w:t>https://ibug.doc.ic.ac.uk/resources/facial-point-annotations/</w:t>
        </w:r>
      </w:hyperlink>
      <w:r>
        <w:t>. Accessed 8 Sep 2019.</w:t>
      </w:r>
    </w:p>
    <w:p w14:paraId="4B9334ED" w14:textId="0803B3C3" w:rsidR="001946C4" w:rsidRDefault="001946C4" w:rsidP="001946C4">
      <w:pPr>
        <w:pStyle w:val="references"/>
        <w:ind w:left="354" w:hanging="354"/>
      </w:pPr>
      <w:r>
        <w:t xml:space="preserve">E. Hoffer and N. Ailon. “Deep metric learning using triplet network,” in </w:t>
      </w:r>
      <w:r w:rsidRPr="00635731">
        <w:rPr>
          <w:i/>
          <w:iCs/>
        </w:rPr>
        <w:t>International Workshop on Similarity-Based Pattern Recog</w:t>
      </w:r>
      <w:r>
        <w:rPr>
          <w:i/>
          <w:iCs/>
        </w:rPr>
        <w:t>nition</w:t>
      </w:r>
      <w:r>
        <w:t>, 2015, pp. 84-92.</w:t>
      </w:r>
    </w:p>
    <w:p w14:paraId="1113FC76" w14:textId="182315C9" w:rsidR="00CD55C1" w:rsidRDefault="00E90B44" w:rsidP="001946C4">
      <w:pPr>
        <w:pStyle w:val="references"/>
        <w:ind w:left="354" w:hanging="354"/>
      </w:pPr>
      <w:r>
        <w:t xml:space="preserve">F. Schroff, D. Kalenichenko and J. Philbin. “FaceNet: A unified embedding for face recognition and clustering,” in </w:t>
      </w:r>
      <w:r w:rsidRPr="00E90B44">
        <w:rPr>
          <w:i/>
          <w:iCs/>
        </w:rPr>
        <w:t>IEEE Conference on Computer Vision and Pattern Recognition</w:t>
      </w:r>
      <w:r>
        <w:t>, 2015, pp</w:t>
      </w:r>
      <w:r w:rsidR="008C2B46">
        <w:t xml:space="preserve">. </w:t>
      </w:r>
      <w:r>
        <w:t>815-823.</w:t>
      </w:r>
    </w:p>
    <w:p w14:paraId="23FCEAD9" w14:textId="60123C7E" w:rsidR="00D46D79" w:rsidRDefault="00D46D79" w:rsidP="00AB361F">
      <w:pPr>
        <w:jc w:val="both"/>
        <w:rPr>
          <w:lang w:val="x-none" w:eastAsia="x-none"/>
        </w:rPr>
      </w:pPr>
    </w:p>
    <w:p w14:paraId="36A789B6" w14:textId="545AE016" w:rsidR="001946C4" w:rsidRDefault="001946C4" w:rsidP="00AB361F">
      <w:pPr>
        <w:jc w:val="both"/>
        <w:rPr>
          <w:lang w:val="x-none" w:eastAsia="x-none"/>
        </w:rPr>
      </w:pPr>
    </w:p>
    <w:p w14:paraId="3D538515" w14:textId="48254F58" w:rsidR="001946C4" w:rsidRDefault="001946C4" w:rsidP="00AB361F">
      <w:pPr>
        <w:jc w:val="both"/>
        <w:rPr>
          <w:lang w:val="x-none" w:eastAsia="x-none"/>
        </w:rPr>
      </w:pPr>
    </w:p>
    <w:p w14:paraId="5A61BF34" w14:textId="72F11EBB" w:rsidR="001946C4" w:rsidRDefault="001946C4" w:rsidP="00AB361F">
      <w:pPr>
        <w:jc w:val="both"/>
        <w:rPr>
          <w:lang w:val="x-none" w:eastAsia="x-none"/>
        </w:rPr>
      </w:pPr>
    </w:p>
    <w:p w14:paraId="2734DAE7" w14:textId="31BEAA35" w:rsidR="001946C4" w:rsidRDefault="001946C4" w:rsidP="00AB361F">
      <w:pPr>
        <w:jc w:val="both"/>
        <w:rPr>
          <w:lang w:val="x-none" w:eastAsia="x-none"/>
        </w:rPr>
      </w:pPr>
    </w:p>
    <w:p w14:paraId="7A94885F" w14:textId="2F408B8A" w:rsidR="001946C4" w:rsidRDefault="001946C4" w:rsidP="00AB361F">
      <w:pPr>
        <w:jc w:val="both"/>
        <w:rPr>
          <w:lang w:val="x-none" w:eastAsia="x-none"/>
        </w:rPr>
      </w:pPr>
    </w:p>
    <w:p w14:paraId="5A35FDAE" w14:textId="6451E02A" w:rsidR="001946C4" w:rsidRDefault="001946C4" w:rsidP="00AB361F">
      <w:pPr>
        <w:jc w:val="both"/>
        <w:rPr>
          <w:lang w:val="x-none" w:eastAsia="x-none"/>
        </w:rPr>
      </w:pPr>
    </w:p>
    <w:p w14:paraId="341190F0" w14:textId="20F20D53" w:rsidR="001946C4" w:rsidRDefault="001946C4" w:rsidP="00AB361F">
      <w:pPr>
        <w:jc w:val="both"/>
        <w:rPr>
          <w:lang w:val="x-none" w:eastAsia="x-none"/>
        </w:rPr>
      </w:pPr>
    </w:p>
    <w:p w14:paraId="00F5DD3B" w14:textId="7334DD1F" w:rsidR="001946C4" w:rsidRDefault="001946C4" w:rsidP="00AB361F">
      <w:pPr>
        <w:jc w:val="both"/>
        <w:rPr>
          <w:lang w:val="x-none" w:eastAsia="x-none"/>
        </w:rPr>
      </w:pPr>
    </w:p>
    <w:p w14:paraId="4E13F369" w14:textId="6E6DDFFA" w:rsidR="001946C4" w:rsidRDefault="001946C4" w:rsidP="00AB361F">
      <w:pPr>
        <w:jc w:val="both"/>
        <w:rPr>
          <w:lang w:val="x-none" w:eastAsia="x-none"/>
        </w:rPr>
      </w:pPr>
    </w:p>
    <w:p w14:paraId="08367C0D" w14:textId="2D41A683" w:rsidR="001946C4" w:rsidRDefault="001946C4" w:rsidP="00AB361F">
      <w:pPr>
        <w:jc w:val="both"/>
        <w:rPr>
          <w:lang w:val="x-none" w:eastAsia="x-none"/>
        </w:rPr>
      </w:pPr>
    </w:p>
    <w:p w14:paraId="4A9DB460" w14:textId="1F1D96FA" w:rsidR="001946C4" w:rsidRDefault="001946C4" w:rsidP="00AB361F">
      <w:pPr>
        <w:jc w:val="both"/>
        <w:rPr>
          <w:lang w:val="x-none" w:eastAsia="x-none"/>
        </w:rPr>
      </w:pPr>
    </w:p>
    <w:p w14:paraId="4D35AEF7" w14:textId="1F8611C6" w:rsidR="001946C4" w:rsidRDefault="001946C4" w:rsidP="00AB361F">
      <w:pPr>
        <w:jc w:val="both"/>
        <w:rPr>
          <w:lang w:val="x-none" w:eastAsia="x-none"/>
        </w:rPr>
      </w:pPr>
    </w:p>
    <w:p w14:paraId="75649CD0" w14:textId="2FE0C722" w:rsidR="001946C4" w:rsidRDefault="001946C4" w:rsidP="00AB361F">
      <w:pPr>
        <w:jc w:val="both"/>
        <w:rPr>
          <w:lang w:val="x-none" w:eastAsia="x-none"/>
        </w:rPr>
      </w:pPr>
    </w:p>
    <w:p w14:paraId="5D4428A9" w14:textId="1AD8B5E9" w:rsidR="001946C4" w:rsidRDefault="001946C4" w:rsidP="00AB361F">
      <w:pPr>
        <w:jc w:val="both"/>
        <w:rPr>
          <w:lang w:val="x-none" w:eastAsia="x-none"/>
        </w:rPr>
      </w:pPr>
    </w:p>
    <w:p w14:paraId="06C76F4F" w14:textId="2C05DE00" w:rsidR="001946C4" w:rsidRDefault="001946C4" w:rsidP="00AB361F">
      <w:pPr>
        <w:jc w:val="both"/>
        <w:rPr>
          <w:lang w:val="x-none" w:eastAsia="x-none"/>
        </w:rPr>
      </w:pPr>
    </w:p>
    <w:p w14:paraId="78227798" w14:textId="5D52FB00" w:rsidR="001946C4" w:rsidRDefault="001946C4" w:rsidP="00AB361F">
      <w:pPr>
        <w:jc w:val="both"/>
        <w:rPr>
          <w:lang w:val="x-none" w:eastAsia="x-none"/>
        </w:rPr>
      </w:pPr>
    </w:p>
    <w:p w14:paraId="537427B5" w14:textId="2A243C7F" w:rsidR="001946C4" w:rsidRDefault="001946C4" w:rsidP="00AB361F">
      <w:pPr>
        <w:jc w:val="both"/>
        <w:rPr>
          <w:lang w:val="x-none" w:eastAsia="x-none"/>
        </w:rPr>
      </w:pPr>
    </w:p>
    <w:p w14:paraId="4B31A3A3" w14:textId="4A5F7357" w:rsidR="001946C4" w:rsidRDefault="001946C4" w:rsidP="00AB361F">
      <w:pPr>
        <w:jc w:val="both"/>
        <w:rPr>
          <w:lang w:val="x-none" w:eastAsia="x-none"/>
        </w:rPr>
      </w:pPr>
    </w:p>
    <w:p w14:paraId="4AD8A340" w14:textId="73FBB580" w:rsidR="001946C4" w:rsidRDefault="001946C4" w:rsidP="00AB361F">
      <w:pPr>
        <w:jc w:val="both"/>
        <w:rPr>
          <w:lang w:val="x-none" w:eastAsia="x-none"/>
        </w:rPr>
      </w:pPr>
    </w:p>
    <w:p w14:paraId="1A6ED4E1" w14:textId="28E98C70" w:rsidR="001946C4" w:rsidRDefault="001946C4" w:rsidP="00AB361F">
      <w:pPr>
        <w:jc w:val="both"/>
        <w:rPr>
          <w:lang w:val="x-none" w:eastAsia="x-none"/>
        </w:rPr>
      </w:pPr>
    </w:p>
    <w:p w14:paraId="22BD7038" w14:textId="5886CB6A" w:rsidR="001946C4" w:rsidRDefault="001946C4" w:rsidP="00AB361F">
      <w:pPr>
        <w:jc w:val="both"/>
        <w:rPr>
          <w:lang w:val="x-none" w:eastAsia="x-none"/>
        </w:rPr>
      </w:pPr>
    </w:p>
    <w:p w14:paraId="46368EC1" w14:textId="360F5582" w:rsidR="001946C4" w:rsidRDefault="001946C4" w:rsidP="00AB361F">
      <w:pPr>
        <w:jc w:val="both"/>
        <w:rPr>
          <w:lang w:val="x-none" w:eastAsia="x-none"/>
        </w:rPr>
      </w:pPr>
    </w:p>
    <w:p w14:paraId="05503C70" w14:textId="722B50DA" w:rsidR="001946C4" w:rsidRDefault="001946C4" w:rsidP="00AB361F">
      <w:pPr>
        <w:jc w:val="both"/>
        <w:rPr>
          <w:lang w:val="x-none" w:eastAsia="x-none"/>
        </w:rPr>
      </w:pPr>
    </w:p>
    <w:p w14:paraId="02C9B5EF" w14:textId="0F553352" w:rsidR="001946C4" w:rsidRDefault="001946C4" w:rsidP="00AB361F">
      <w:pPr>
        <w:jc w:val="both"/>
        <w:rPr>
          <w:lang w:val="x-none" w:eastAsia="x-none"/>
        </w:rPr>
      </w:pPr>
    </w:p>
    <w:p w14:paraId="529E8BAF" w14:textId="2761A094" w:rsidR="001946C4" w:rsidRDefault="001946C4" w:rsidP="00AB361F">
      <w:pPr>
        <w:jc w:val="both"/>
        <w:rPr>
          <w:lang w:val="x-none" w:eastAsia="x-none"/>
        </w:rPr>
      </w:pPr>
    </w:p>
    <w:p w14:paraId="675A05BC" w14:textId="039AF171" w:rsidR="001946C4" w:rsidRDefault="001946C4" w:rsidP="00AB361F">
      <w:pPr>
        <w:jc w:val="both"/>
        <w:rPr>
          <w:lang w:val="x-none" w:eastAsia="x-none"/>
        </w:rPr>
      </w:pPr>
    </w:p>
    <w:p w14:paraId="6A2D1DFE" w14:textId="5FE47DFA" w:rsidR="001946C4" w:rsidRDefault="001946C4" w:rsidP="00AB361F">
      <w:pPr>
        <w:jc w:val="both"/>
        <w:rPr>
          <w:lang w:val="x-none" w:eastAsia="x-none"/>
        </w:rPr>
      </w:pPr>
    </w:p>
    <w:p w14:paraId="5BC1BE74" w14:textId="32B451CA" w:rsidR="001946C4" w:rsidRDefault="001946C4" w:rsidP="00AB361F">
      <w:pPr>
        <w:jc w:val="both"/>
        <w:rPr>
          <w:lang w:val="x-none" w:eastAsia="x-none"/>
        </w:rPr>
      </w:pPr>
    </w:p>
    <w:p w14:paraId="4AB29091" w14:textId="3F60F0E1" w:rsidR="001946C4" w:rsidRDefault="001946C4" w:rsidP="00AB361F">
      <w:pPr>
        <w:jc w:val="both"/>
        <w:rPr>
          <w:lang w:val="x-none" w:eastAsia="x-none"/>
        </w:rPr>
      </w:pPr>
    </w:p>
    <w:p w14:paraId="533B99E1" w14:textId="77777777" w:rsidR="008210F5" w:rsidRPr="00F96569" w:rsidRDefault="008210F5" w:rsidP="008210F5">
      <w:pPr>
        <w:pStyle w:val="references"/>
        <w:numPr>
          <w:ilvl w:val="0"/>
          <w:numId w:val="0"/>
        </w:numPr>
        <w:spacing w:line="240" w:lineRule="auto"/>
        <w:ind w:left="360" w:hanging="360"/>
        <w:rPr>
          <w:rFonts w:eastAsia="SimSun"/>
          <w:b/>
          <w:noProof w:val="0"/>
          <w:color w:val="FF0000"/>
          <w:spacing w:val="-1"/>
          <w:sz w:val="20"/>
          <w:szCs w:val="20"/>
          <w:lang w:val="x-none" w:eastAsia="x-none"/>
        </w:rPr>
        <w:sectPr w:rsidR="008210F5" w:rsidRPr="00F96569" w:rsidSect="003B4E04">
          <w:type w:val="continuous"/>
          <w:pgSz w:w="11906" w:h="16838" w:code="9"/>
          <w:pgMar w:top="1080" w:right="907" w:bottom="1440" w:left="907" w:header="720" w:footer="720" w:gutter="0"/>
          <w:cols w:num="2" w:space="360"/>
          <w:docGrid w:linePitch="360"/>
        </w:sectPr>
      </w:pPr>
    </w:p>
    <w:p w14:paraId="5B6EC2CC" w14:textId="7C0227B2" w:rsidR="0088057C" w:rsidRDefault="0088057C">
      <w:pPr>
        <w:jc w:val="left"/>
      </w:pPr>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14A88" w14:textId="77777777" w:rsidR="00096E64" w:rsidRDefault="00096E64" w:rsidP="001A3B3D">
      <w:r>
        <w:separator/>
      </w:r>
    </w:p>
  </w:endnote>
  <w:endnote w:type="continuationSeparator" w:id="0">
    <w:p w14:paraId="2BD1872A" w14:textId="77777777" w:rsidR="00096E64" w:rsidRDefault="00096E64" w:rsidP="001A3B3D">
      <w:r>
        <w:continuationSeparator/>
      </w:r>
    </w:p>
  </w:endnote>
  <w:endnote w:type="continuationNotice" w:id="1">
    <w:p w14:paraId="15DFACBA" w14:textId="77777777" w:rsidR="00096E64" w:rsidRDefault="00096E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CA86F" w14:textId="77777777" w:rsidR="00096E64" w:rsidRDefault="00096E64" w:rsidP="001A3B3D">
      <w:r>
        <w:separator/>
      </w:r>
    </w:p>
  </w:footnote>
  <w:footnote w:type="continuationSeparator" w:id="0">
    <w:p w14:paraId="1D188400" w14:textId="77777777" w:rsidR="00096E64" w:rsidRDefault="00096E64" w:rsidP="001A3B3D">
      <w:r>
        <w:continuationSeparator/>
      </w:r>
    </w:p>
  </w:footnote>
  <w:footnote w:type="continuationNotice" w:id="1">
    <w:p w14:paraId="406BF4B3" w14:textId="77777777" w:rsidR="00096E64" w:rsidRDefault="00096E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12F8C"/>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1B4D170D"/>
    <w:multiLevelType w:val="multilevel"/>
    <w:tmpl w:val="BE1026C2"/>
    <w:lvl w:ilvl="0">
      <w:start w:val="2"/>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A371BAB"/>
    <w:multiLevelType w:val="hybridMultilevel"/>
    <w:tmpl w:val="58F6414A"/>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6057CC"/>
    <w:multiLevelType w:val="hybridMultilevel"/>
    <w:tmpl w:val="F960A358"/>
    <w:lvl w:ilvl="0" w:tplc="F75E7EFE">
      <w:numFmt w:val="bullet"/>
      <w:lvlText w:val="-"/>
      <w:lvlJc w:val="left"/>
      <w:pPr>
        <w:ind w:left="1713" w:hanging="360"/>
      </w:pPr>
      <w:rPr>
        <w:rFonts w:ascii="Calibri" w:eastAsiaTheme="minorEastAsia"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7" w15:restartNumberingAfterBreak="0">
    <w:nsid w:val="41150625"/>
    <w:multiLevelType w:val="hybridMultilevel"/>
    <w:tmpl w:val="F5462C4C"/>
    <w:lvl w:ilvl="0" w:tplc="F75E7EFE">
      <w:numFmt w:val="bullet"/>
      <w:lvlText w:val="-"/>
      <w:lvlJc w:val="left"/>
      <w:pPr>
        <w:ind w:left="1713" w:hanging="360"/>
      </w:pPr>
      <w:rPr>
        <w:rFonts w:ascii="Calibri" w:eastAsiaTheme="minorEastAsia" w:hAnsi="Calibri" w:cs="Calibri"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8" w15:restartNumberingAfterBreak="0">
    <w:nsid w:val="4189603E"/>
    <w:multiLevelType w:val="multilevel"/>
    <w:tmpl w:val="2E0009EC"/>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D657D"/>
    <w:multiLevelType w:val="hybridMultilevel"/>
    <w:tmpl w:val="738A0EC4"/>
    <w:lvl w:ilvl="0" w:tplc="0809000F">
      <w:start w:val="1"/>
      <w:numFmt w:val="decimal"/>
      <w:lvlText w:val="%1."/>
      <w:lvlJc w:val="left"/>
      <w:pPr>
        <w:ind w:left="720" w:hanging="360"/>
      </w:pPr>
    </w:lvl>
    <w:lvl w:ilvl="1" w:tplc="08090015">
      <w:start w:val="1"/>
      <w:numFmt w:val="upperLetter"/>
      <w:lvlText w:val="%2."/>
      <w:lvlJc w:val="left"/>
      <w:pPr>
        <w:ind w:left="1440" w:hanging="360"/>
      </w:pPr>
    </w:lvl>
    <w:lvl w:ilvl="2" w:tplc="08090011">
      <w:start w:val="1"/>
      <w:numFmt w:val="decimal"/>
      <w:lvlText w:val="%3)"/>
      <w:lvlJc w:val="left"/>
      <w:pPr>
        <w:ind w:left="2340" w:hanging="360"/>
      </w:pPr>
      <w:rPr>
        <w:rFonts w:hint="default"/>
      </w:rPr>
    </w:lvl>
    <w:lvl w:ilvl="3" w:tplc="08090013">
      <w:start w:val="1"/>
      <w:numFmt w:val="upperRoman"/>
      <w:lvlText w:val="%4."/>
      <w:lvlJc w:val="righ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7D051A3"/>
    <w:multiLevelType w:val="multilevel"/>
    <w:tmpl w:val="E10AF43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14"/>
  </w:num>
  <w:num w:numId="3">
    <w:abstractNumId w:val="2"/>
  </w:num>
  <w:num w:numId="4">
    <w:abstractNumId w:val="8"/>
  </w:num>
  <w:num w:numId="5">
    <w:abstractNumId w:val="10"/>
  </w:num>
  <w:num w:numId="6">
    <w:abstractNumId w:val="15"/>
  </w:num>
  <w:num w:numId="7">
    <w:abstractNumId w:val="9"/>
  </w:num>
  <w:num w:numId="8">
    <w:abstractNumId w:val="5"/>
  </w:num>
  <w:num w:numId="9">
    <w:abstractNumId w:val="11"/>
  </w:num>
  <w:num w:numId="10">
    <w:abstractNumId w:val="12"/>
  </w:num>
  <w:num w:numId="11">
    <w:abstractNumId w:val="7"/>
  </w:num>
  <w:num w:numId="12">
    <w:abstractNumId w:val="6"/>
  </w:num>
  <w:num w:numId="13">
    <w:abstractNumId w:val="1"/>
  </w:num>
  <w:num w:numId="14">
    <w:abstractNumId w:val="13"/>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FD"/>
    <w:rsid w:val="00001C54"/>
    <w:rsid w:val="00005367"/>
    <w:rsid w:val="00005BFE"/>
    <w:rsid w:val="00010B76"/>
    <w:rsid w:val="00010CD5"/>
    <w:rsid w:val="00010F43"/>
    <w:rsid w:val="0001530C"/>
    <w:rsid w:val="000160C1"/>
    <w:rsid w:val="00017829"/>
    <w:rsid w:val="00017C86"/>
    <w:rsid w:val="0002510A"/>
    <w:rsid w:val="00033230"/>
    <w:rsid w:val="00042971"/>
    <w:rsid w:val="00043B0F"/>
    <w:rsid w:val="00044ABF"/>
    <w:rsid w:val="00044BFC"/>
    <w:rsid w:val="00047244"/>
    <w:rsid w:val="0004781E"/>
    <w:rsid w:val="00052E9F"/>
    <w:rsid w:val="00053CDF"/>
    <w:rsid w:val="0005614C"/>
    <w:rsid w:val="00062CDB"/>
    <w:rsid w:val="00067D47"/>
    <w:rsid w:val="00072E44"/>
    <w:rsid w:val="0007599B"/>
    <w:rsid w:val="00081C42"/>
    <w:rsid w:val="0008758A"/>
    <w:rsid w:val="00087E7D"/>
    <w:rsid w:val="000933E8"/>
    <w:rsid w:val="00094597"/>
    <w:rsid w:val="00096E64"/>
    <w:rsid w:val="000A011C"/>
    <w:rsid w:val="000A2F05"/>
    <w:rsid w:val="000B2130"/>
    <w:rsid w:val="000B22E7"/>
    <w:rsid w:val="000B5806"/>
    <w:rsid w:val="000B7EE0"/>
    <w:rsid w:val="000C14CE"/>
    <w:rsid w:val="000C17A6"/>
    <w:rsid w:val="000C1E68"/>
    <w:rsid w:val="000C63D9"/>
    <w:rsid w:val="000E1B57"/>
    <w:rsid w:val="000E1F33"/>
    <w:rsid w:val="000F01B0"/>
    <w:rsid w:val="000F1AC3"/>
    <w:rsid w:val="000F2159"/>
    <w:rsid w:val="000F22D6"/>
    <w:rsid w:val="000F61B3"/>
    <w:rsid w:val="000F6C82"/>
    <w:rsid w:val="000F7E2B"/>
    <w:rsid w:val="00105A81"/>
    <w:rsid w:val="00107306"/>
    <w:rsid w:val="00113A90"/>
    <w:rsid w:val="00132444"/>
    <w:rsid w:val="001359EB"/>
    <w:rsid w:val="00136333"/>
    <w:rsid w:val="001371BF"/>
    <w:rsid w:val="00140314"/>
    <w:rsid w:val="00141DEC"/>
    <w:rsid w:val="00143872"/>
    <w:rsid w:val="00143A89"/>
    <w:rsid w:val="00143FEB"/>
    <w:rsid w:val="00147B02"/>
    <w:rsid w:val="00152B9C"/>
    <w:rsid w:val="00157029"/>
    <w:rsid w:val="00165C29"/>
    <w:rsid w:val="0016775D"/>
    <w:rsid w:val="00170C17"/>
    <w:rsid w:val="0017294E"/>
    <w:rsid w:val="001946C4"/>
    <w:rsid w:val="00194AFC"/>
    <w:rsid w:val="00195CEF"/>
    <w:rsid w:val="00195D84"/>
    <w:rsid w:val="001962FC"/>
    <w:rsid w:val="001A0C19"/>
    <w:rsid w:val="001A2EFD"/>
    <w:rsid w:val="001A3B3D"/>
    <w:rsid w:val="001B101E"/>
    <w:rsid w:val="001B4396"/>
    <w:rsid w:val="001B67DC"/>
    <w:rsid w:val="001C1C88"/>
    <w:rsid w:val="001D14D5"/>
    <w:rsid w:val="001D243D"/>
    <w:rsid w:val="001D2FBA"/>
    <w:rsid w:val="001D4DA0"/>
    <w:rsid w:val="001D541D"/>
    <w:rsid w:val="001E197D"/>
    <w:rsid w:val="001F051F"/>
    <w:rsid w:val="001F060A"/>
    <w:rsid w:val="0020185C"/>
    <w:rsid w:val="00203906"/>
    <w:rsid w:val="00204B65"/>
    <w:rsid w:val="002054C6"/>
    <w:rsid w:val="0020699A"/>
    <w:rsid w:val="00207784"/>
    <w:rsid w:val="002078ED"/>
    <w:rsid w:val="00212598"/>
    <w:rsid w:val="00215BE4"/>
    <w:rsid w:val="00215D91"/>
    <w:rsid w:val="00215F47"/>
    <w:rsid w:val="0022289F"/>
    <w:rsid w:val="00223FAF"/>
    <w:rsid w:val="0022524B"/>
    <w:rsid w:val="002254A9"/>
    <w:rsid w:val="00227286"/>
    <w:rsid w:val="002320BA"/>
    <w:rsid w:val="00233D97"/>
    <w:rsid w:val="002347A2"/>
    <w:rsid w:val="00240EB6"/>
    <w:rsid w:val="00242D0B"/>
    <w:rsid w:val="00246AD8"/>
    <w:rsid w:val="00252B81"/>
    <w:rsid w:val="00255FBB"/>
    <w:rsid w:val="002603DF"/>
    <w:rsid w:val="00263496"/>
    <w:rsid w:val="00263AE1"/>
    <w:rsid w:val="00265499"/>
    <w:rsid w:val="002657E0"/>
    <w:rsid w:val="00267C73"/>
    <w:rsid w:val="002740FA"/>
    <w:rsid w:val="00281145"/>
    <w:rsid w:val="00284F6F"/>
    <w:rsid w:val="002850E3"/>
    <w:rsid w:val="00285521"/>
    <w:rsid w:val="002905AF"/>
    <w:rsid w:val="00292EFF"/>
    <w:rsid w:val="002930F1"/>
    <w:rsid w:val="00295AC9"/>
    <w:rsid w:val="0029660B"/>
    <w:rsid w:val="002A02C9"/>
    <w:rsid w:val="002A26D0"/>
    <w:rsid w:val="002B083E"/>
    <w:rsid w:val="002B0DCF"/>
    <w:rsid w:val="002B1A75"/>
    <w:rsid w:val="002B2519"/>
    <w:rsid w:val="002B6D03"/>
    <w:rsid w:val="002C01EC"/>
    <w:rsid w:val="002C0FD7"/>
    <w:rsid w:val="002C2689"/>
    <w:rsid w:val="002D015B"/>
    <w:rsid w:val="002D58A4"/>
    <w:rsid w:val="002E1BE5"/>
    <w:rsid w:val="002E68F5"/>
    <w:rsid w:val="002E6ED3"/>
    <w:rsid w:val="002F2205"/>
    <w:rsid w:val="002F24C8"/>
    <w:rsid w:val="002F4A0A"/>
    <w:rsid w:val="002F4F4D"/>
    <w:rsid w:val="002F798F"/>
    <w:rsid w:val="002F7E4A"/>
    <w:rsid w:val="003052A3"/>
    <w:rsid w:val="00305745"/>
    <w:rsid w:val="003078FF"/>
    <w:rsid w:val="0031027D"/>
    <w:rsid w:val="00310EB2"/>
    <w:rsid w:val="0031768A"/>
    <w:rsid w:val="00317DCC"/>
    <w:rsid w:val="003208E7"/>
    <w:rsid w:val="00322079"/>
    <w:rsid w:val="0032399A"/>
    <w:rsid w:val="00330E90"/>
    <w:rsid w:val="00331E47"/>
    <w:rsid w:val="00332FA2"/>
    <w:rsid w:val="00334856"/>
    <w:rsid w:val="00336E84"/>
    <w:rsid w:val="00340A50"/>
    <w:rsid w:val="00341975"/>
    <w:rsid w:val="00341CA0"/>
    <w:rsid w:val="003439B6"/>
    <w:rsid w:val="0035090F"/>
    <w:rsid w:val="00353C58"/>
    <w:rsid w:val="00354FCF"/>
    <w:rsid w:val="00356410"/>
    <w:rsid w:val="003652A5"/>
    <w:rsid w:val="00366419"/>
    <w:rsid w:val="00370C70"/>
    <w:rsid w:val="00382911"/>
    <w:rsid w:val="003849C5"/>
    <w:rsid w:val="0038665C"/>
    <w:rsid w:val="00391338"/>
    <w:rsid w:val="00393BE6"/>
    <w:rsid w:val="003A09A1"/>
    <w:rsid w:val="003A09DA"/>
    <w:rsid w:val="003A19E2"/>
    <w:rsid w:val="003A2A69"/>
    <w:rsid w:val="003B2B40"/>
    <w:rsid w:val="003B364D"/>
    <w:rsid w:val="003B47E5"/>
    <w:rsid w:val="003B4E04"/>
    <w:rsid w:val="003B6224"/>
    <w:rsid w:val="003C0D48"/>
    <w:rsid w:val="003C1193"/>
    <w:rsid w:val="003C2969"/>
    <w:rsid w:val="003C5BBC"/>
    <w:rsid w:val="003C7723"/>
    <w:rsid w:val="003D0B85"/>
    <w:rsid w:val="003D2075"/>
    <w:rsid w:val="003D5F29"/>
    <w:rsid w:val="003E44F9"/>
    <w:rsid w:val="003F1AD2"/>
    <w:rsid w:val="003F3ABD"/>
    <w:rsid w:val="003F47E7"/>
    <w:rsid w:val="003F5A08"/>
    <w:rsid w:val="00403E00"/>
    <w:rsid w:val="00411DB9"/>
    <w:rsid w:val="00413017"/>
    <w:rsid w:val="00413DE2"/>
    <w:rsid w:val="004157FD"/>
    <w:rsid w:val="00416608"/>
    <w:rsid w:val="004168C1"/>
    <w:rsid w:val="00416EEF"/>
    <w:rsid w:val="00420716"/>
    <w:rsid w:val="00427B86"/>
    <w:rsid w:val="004324A5"/>
    <w:rsid w:val="004325E1"/>
    <w:rsid w:val="004325FB"/>
    <w:rsid w:val="004410BC"/>
    <w:rsid w:val="0044115E"/>
    <w:rsid w:val="00441718"/>
    <w:rsid w:val="004432BA"/>
    <w:rsid w:val="0044407E"/>
    <w:rsid w:val="00445AB7"/>
    <w:rsid w:val="0044712B"/>
    <w:rsid w:val="004472A1"/>
    <w:rsid w:val="00447737"/>
    <w:rsid w:val="00447BB9"/>
    <w:rsid w:val="00451E74"/>
    <w:rsid w:val="00453AA9"/>
    <w:rsid w:val="00454AFD"/>
    <w:rsid w:val="004566D0"/>
    <w:rsid w:val="00456974"/>
    <w:rsid w:val="0046031D"/>
    <w:rsid w:val="00460329"/>
    <w:rsid w:val="004614EB"/>
    <w:rsid w:val="00463819"/>
    <w:rsid w:val="004678F9"/>
    <w:rsid w:val="00467C25"/>
    <w:rsid w:val="00473AC9"/>
    <w:rsid w:val="00473D4F"/>
    <w:rsid w:val="00476B0B"/>
    <w:rsid w:val="00492B7C"/>
    <w:rsid w:val="00494410"/>
    <w:rsid w:val="00494C7D"/>
    <w:rsid w:val="004953EC"/>
    <w:rsid w:val="00495DC3"/>
    <w:rsid w:val="004A10E1"/>
    <w:rsid w:val="004A15D2"/>
    <w:rsid w:val="004A47F7"/>
    <w:rsid w:val="004A6DE1"/>
    <w:rsid w:val="004B54F4"/>
    <w:rsid w:val="004B56DC"/>
    <w:rsid w:val="004B597D"/>
    <w:rsid w:val="004B5C09"/>
    <w:rsid w:val="004B6C62"/>
    <w:rsid w:val="004C010B"/>
    <w:rsid w:val="004C3E38"/>
    <w:rsid w:val="004C564B"/>
    <w:rsid w:val="004C56FF"/>
    <w:rsid w:val="004C572F"/>
    <w:rsid w:val="004D35BA"/>
    <w:rsid w:val="004D3E2F"/>
    <w:rsid w:val="004D4B09"/>
    <w:rsid w:val="004D503C"/>
    <w:rsid w:val="004D674F"/>
    <w:rsid w:val="004D72B5"/>
    <w:rsid w:val="004E2F23"/>
    <w:rsid w:val="004E51EE"/>
    <w:rsid w:val="00504B3C"/>
    <w:rsid w:val="00505FC9"/>
    <w:rsid w:val="00516B10"/>
    <w:rsid w:val="00526481"/>
    <w:rsid w:val="00532B89"/>
    <w:rsid w:val="0053448C"/>
    <w:rsid w:val="005378D1"/>
    <w:rsid w:val="00540E08"/>
    <w:rsid w:val="00541BBE"/>
    <w:rsid w:val="005452C1"/>
    <w:rsid w:val="00547E43"/>
    <w:rsid w:val="00551B7F"/>
    <w:rsid w:val="00555DB9"/>
    <w:rsid w:val="005636D6"/>
    <w:rsid w:val="0056610F"/>
    <w:rsid w:val="0056783B"/>
    <w:rsid w:val="00575BCA"/>
    <w:rsid w:val="00576FEA"/>
    <w:rsid w:val="005776D3"/>
    <w:rsid w:val="005826E2"/>
    <w:rsid w:val="00582F02"/>
    <w:rsid w:val="00584D98"/>
    <w:rsid w:val="005854C9"/>
    <w:rsid w:val="00586908"/>
    <w:rsid w:val="005A1656"/>
    <w:rsid w:val="005A6183"/>
    <w:rsid w:val="005B0344"/>
    <w:rsid w:val="005B197C"/>
    <w:rsid w:val="005B1C79"/>
    <w:rsid w:val="005B520E"/>
    <w:rsid w:val="005B6653"/>
    <w:rsid w:val="005C276C"/>
    <w:rsid w:val="005C7710"/>
    <w:rsid w:val="005D2DBF"/>
    <w:rsid w:val="005D32F0"/>
    <w:rsid w:val="005D6355"/>
    <w:rsid w:val="005D685F"/>
    <w:rsid w:val="005E0292"/>
    <w:rsid w:val="005E0AA0"/>
    <w:rsid w:val="005E2800"/>
    <w:rsid w:val="005E35E7"/>
    <w:rsid w:val="005E79A1"/>
    <w:rsid w:val="005E7B1C"/>
    <w:rsid w:val="005E7E63"/>
    <w:rsid w:val="005F63EF"/>
    <w:rsid w:val="00603079"/>
    <w:rsid w:val="00605825"/>
    <w:rsid w:val="00605B1E"/>
    <w:rsid w:val="00612474"/>
    <w:rsid w:val="0061516B"/>
    <w:rsid w:val="006163B1"/>
    <w:rsid w:val="00617A09"/>
    <w:rsid w:val="00617E64"/>
    <w:rsid w:val="0063001B"/>
    <w:rsid w:val="0063107F"/>
    <w:rsid w:val="006341A4"/>
    <w:rsid w:val="00635731"/>
    <w:rsid w:val="00641746"/>
    <w:rsid w:val="00642CC0"/>
    <w:rsid w:val="00643592"/>
    <w:rsid w:val="00645D22"/>
    <w:rsid w:val="0065076C"/>
    <w:rsid w:val="00651A08"/>
    <w:rsid w:val="00654204"/>
    <w:rsid w:val="006542BB"/>
    <w:rsid w:val="0066479D"/>
    <w:rsid w:val="00670434"/>
    <w:rsid w:val="0067658C"/>
    <w:rsid w:val="00677C2F"/>
    <w:rsid w:val="00682F7E"/>
    <w:rsid w:val="006862EC"/>
    <w:rsid w:val="00687D08"/>
    <w:rsid w:val="00695F22"/>
    <w:rsid w:val="006A303D"/>
    <w:rsid w:val="006A78ED"/>
    <w:rsid w:val="006B0423"/>
    <w:rsid w:val="006B3608"/>
    <w:rsid w:val="006B5C3F"/>
    <w:rsid w:val="006B6B66"/>
    <w:rsid w:val="006C0F6D"/>
    <w:rsid w:val="006C4478"/>
    <w:rsid w:val="006C57B1"/>
    <w:rsid w:val="006C6E8A"/>
    <w:rsid w:val="006C7349"/>
    <w:rsid w:val="006D1284"/>
    <w:rsid w:val="006D1DF9"/>
    <w:rsid w:val="006D2348"/>
    <w:rsid w:val="006D3D40"/>
    <w:rsid w:val="006D4840"/>
    <w:rsid w:val="006D5BE0"/>
    <w:rsid w:val="006D74CB"/>
    <w:rsid w:val="006E14A1"/>
    <w:rsid w:val="006E440A"/>
    <w:rsid w:val="006E7C75"/>
    <w:rsid w:val="006F27C2"/>
    <w:rsid w:val="006F31B7"/>
    <w:rsid w:val="006F3BDA"/>
    <w:rsid w:val="006F4C49"/>
    <w:rsid w:val="006F6D3D"/>
    <w:rsid w:val="00704830"/>
    <w:rsid w:val="00715BEA"/>
    <w:rsid w:val="00720679"/>
    <w:rsid w:val="00720AD4"/>
    <w:rsid w:val="00725F0F"/>
    <w:rsid w:val="00730B84"/>
    <w:rsid w:val="00730D6C"/>
    <w:rsid w:val="007320AE"/>
    <w:rsid w:val="007406A7"/>
    <w:rsid w:val="00740EEA"/>
    <w:rsid w:val="007525A4"/>
    <w:rsid w:val="007546BE"/>
    <w:rsid w:val="00754C83"/>
    <w:rsid w:val="00760F30"/>
    <w:rsid w:val="00762EDD"/>
    <w:rsid w:val="0077017D"/>
    <w:rsid w:val="0077222A"/>
    <w:rsid w:val="0077295D"/>
    <w:rsid w:val="007747ED"/>
    <w:rsid w:val="00776731"/>
    <w:rsid w:val="00782CDB"/>
    <w:rsid w:val="00790BF4"/>
    <w:rsid w:val="00792DFE"/>
    <w:rsid w:val="00794804"/>
    <w:rsid w:val="007A10B5"/>
    <w:rsid w:val="007A297D"/>
    <w:rsid w:val="007A636C"/>
    <w:rsid w:val="007A6A95"/>
    <w:rsid w:val="007B33F1"/>
    <w:rsid w:val="007B6DDA"/>
    <w:rsid w:val="007C0308"/>
    <w:rsid w:val="007C2486"/>
    <w:rsid w:val="007C2FF2"/>
    <w:rsid w:val="007C3618"/>
    <w:rsid w:val="007C7C97"/>
    <w:rsid w:val="007D1884"/>
    <w:rsid w:val="007D1E1B"/>
    <w:rsid w:val="007D353D"/>
    <w:rsid w:val="007D6232"/>
    <w:rsid w:val="007D68B2"/>
    <w:rsid w:val="007D6C43"/>
    <w:rsid w:val="007E0BF7"/>
    <w:rsid w:val="007E1487"/>
    <w:rsid w:val="007E6DAF"/>
    <w:rsid w:val="007E74DB"/>
    <w:rsid w:val="007F1F99"/>
    <w:rsid w:val="007F5B63"/>
    <w:rsid w:val="007F6A54"/>
    <w:rsid w:val="007F768F"/>
    <w:rsid w:val="00800CF7"/>
    <w:rsid w:val="0080225A"/>
    <w:rsid w:val="00803D4A"/>
    <w:rsid w:val="0080791D"/>
    <w:rsid w:val="00810CFF"/>
    <w:rsid w:val="008140DF"/>
    <w:rsid w:val="008151EF"/>
    <w:rsid w:val="008210F5"/>
    <w:rsid w:val="00827580"/>
    <w:rsid w:val="00831150"/>
    <w:rsid w:val="0083197E"/>
    <w:rsid w:val="008326C9"/>
    <w:rsid w:val="00833ABD"/>
    <w:rsid w:val="00835D58"/>
    <w:rsid w:val="00836367"/>
    <w:rsid w:val="00836620"/>
    <w:rsid w:val="0084061E"/>
    <w:rsid w:val="0084126A"/>
    <w:rsid w:val="0084322F"/>
    <w:rsid w:val="0084608F"/>
    <w:rsid w:val="008509FD"/>
    <w:rsid w:val="00852905"/>
    <w:rsid w:val="00852EE6"/>
    <w:rsid w:val="008564B7"/>
    <w:rsid w:val="00857622"/>
    <w:rsid w:val="00857629"/>
    <w:rsid w:val="008656A0"/>
    <w:rsid w:val="00873603"/>
    <w:rsid w:val="00873D4E"/>
    <w:rsid w:val="0088057C"/>
    <w:rsid w:val="00880740"/>
    <w:rsid w:val="0088126A"/>
    <w:rsid w:val="00884FA4"/>
    <w:rsid w:val="0089058D"/>
    <w:rsid w:val="00890F5F"/>
    <w:rsid w:val="00891D3D"/>
    <w:rsid w:val="00895C3E"/>
    <w:rsid w:val="0089669D"/>
    <w:rsid w:val="00897A7A"/>
    <w:rsid w:val="00897EA4"/>
    <w:rsid w:val="008A2C7D"/>
    <w:rsid w:val="008A63CA"/>
    <w:rsid w:val="008A6DEE"/>
    <w:rsid w:val="008B200A"/>
    <w:rsid w:val="008B2978"/>
    <w:rsid w:val="008B5E96"/>
    <w:rsid w:val="008B63D8"/>
    <w:rsid w:val="008B6524"/>
    <w:rsid w:val="008C1254"/>
    <w:rsid w:val="008C2B46"/>
    <w:rsid w:val="008C4B23"/>
    <w:rsid w:val="008C64F7"/>
    <w:rsid w:val="008D043E"/>
    <w:rsid w:val="008D3AF0"/>
    <w:rsid w:val="008D5605"/>
    <w:rsid w:val="008E0159"/>
    <w:rsid w:val="008E17CF"/>
    <w:rsid w:val="008E205E"/>
    <w:rsid w:val="008E57B1"/>
    <w:rsid w:val="008F2252"/>
    <w:rsid w:val="008F4CCB"/>
    <w:rsid w:val="008F5BCC"/>
    <w:rsid w:val="008F6E2C"/>
    <w:rsid w:val="00901272"/>
    <w:rsid w:val="009137A8"/>
    <w:rsid w:val="00917667"/>
    <w:rsid w:val="009230C3"/>
    <w:rsid w:val="00925056"/>
    <w:rsid w:val="009303D9"/>
    <w:rsid w:val="00931B43"/>
    <w:rsid w:val="00932C4F"/>
    <w:rsid w:val="00933C64"/>
    <w:rsid w:val="00935ABA"/>
    <w:rsid w:val="009404C4"/>
    <w:rsid w:val="00941B38"/>
    <w:rsid w:val="00946E14"/>
    <w:rsid w:val="009506D1"/>
    <w:rsid w:val="00951ABF"/>
    <w:rsid w:val="00954AAB"/>
    <w:rsid w:val="009622BF"/>
    <w:rsid w:val="00962361"/>
    <w:rsid w:val="00962BA9"/>
    <w:rsid w:val="00965F0B"/>
    <w:rsid w:val="00972203"/>
    <w:rsid w:val="00972AAE"/>
    <w:rsid w:val="0098078E"/>
    <w:rsid w:val="0098130D"/>
    <w:rsid w:val="0099174E"/>
    <w:rsid w:val="009921C9"/>
    <w:rsid w:val="00993E99"/>
    <w:rsid w:val="00995998"/>
    <w:rsid w:val="0099780E"/>
    <w:rsid w:val="009A111F"/>
    <w:rsid w:val="009A1980"/>
    <w:rsid w:val="009A2D06"/>
    <w:rsid w:val="009A5585"/>
    <w:rsid w:val="009B392B"/>
    <w:rsid w:val="009B3F1E"/>
    <w:rsid w:val="009B745B"/>
    <w:rsid w:val="009B77A3"/>
    <w:rsid w:val="009C0396"/>
    <w:rsid w:val="009C2C66"/>
    <w:rsid w:val="009C3033"/>
    <w:rsid w:val="009C6AFA"/>
    <w:rsid w:val="009D0546"/>
    <w:rsid w:val="009D339D"/>
    <w:rsid w:val="009D6EC3"/>
    <w:rsid w:val="009E0344"/>
    <w:rsid w:val="009E0684"/>
    <w:rsid w:val="009E20B3"/>
    <w:rsid w:val="009E56B7"/>
    <w:rsid w:val="009F023C"/>
    <w:rsid w:val="009F1D79"/>
    <w:rsid w:val="009F2E8C"/>
    <w:rsid w:val="009F3B2B"/>
    <w:rsid w:val="009F747F"/>
    <w:rsid w:val="00A00FAC"/>
    <w:rsid w:val="00A01569"/>
    <w:rsid w:val="00A059B3"/>
    <w:rsid w:val="00A0745F"/>
    <w:rsid w:val="00A10485"/>
    <w:rsid w:val="00A331D0"/>
    <w:rsid w:val="00A36EEE"/>
    <w:rsid w:val="00A44C51"/>
    <w:rsid w:val="00A44C66"/>
    <w:rsid w:val="00A453F0"/>
    <w:rsid w:val="00A460D5"/>
    <w:rsid w:val="00A4768E"/>
    <w:rsid w:val="00A50ECF"/>
    <w:rsid w:val="00A543B3"/>
    <w:rsid w:val="00A5494C"/>
    <w:rsid w:val="00A576F6"/>
    <w:rsid w:val="00A6105C"/>
    <w:rsid w:val="00A71904"/>
    <w:rsid w:val="00A722D6"/>
    <w:rsid w:val="00A83EE1"/>
    <w:rsid w:val="00A845C9"/>
    <w:rsid w:val="00A900C0"/>
    <w:rsid w:val="00A90F92"/>
    <w:rsid w:val="00A92F53"/>
    <w:rsid w:val="00A95866"/>
    <w:rsid w:val="00A95C36"/>
    <w:rsid w:val="00A968B5"/>
    <w:rsid w:val="00AA28AE"/>
    <w:rsid w:val="00AA2D71"/>
    <w:rsid w:val="00AA3FF6"/>
    <w:rsid w:val="00AA7B17"/>
    <w:rsid w:val="00AB103C"/>
    <w:rsid w:val="00AB361F"/>
    <w:rsid w:val="00AB4278"/>
    <w:rsid w:val="00AC037C"/>
    <w:rsid w:val="00AC2FFF"/>
    <w:rsid w:val="00AC3145"/>
    <w:rsid w:val="00AD17EE"/>
    <w:rsid w:val="00AD29D9"/>
    <w:rsid w:val="00AD3380"/>
    <w:rsid w:val="00AD7FEF"/>
    <w:rsid w:val="00AE3409"/>
    <w:rsid w:val="00AE6B9F"/>
    <w:rsid w:val="00AE730D"/>
    <w:rsid w:val="00AF1378"/>
    <w:rsid w:val="00AF5C8D"/>
    <w:rsid w:val="00AF5F6C"/>
    <w:rsid w:val="00B01FE8"/>
    <w:rsid w:val="00B11A60"/>
    <w:rsid w:val="00B16B21"/>
    <w:rsid w:val="00B16F61"/>
    <w:rsid w:val="00B208AB"/>
    <w:rsid w:val="00B22613"/>
    <w:rsid w:val="00B26820"/>
    <w:rsid w:val="00B277CE"/>
    <w:rsid w:val="00B32063"/>
    <w:rsid w:val="00B432C3"/>
    <w:rsid w:val="00B43734"/>
    <w:rsid w:val="00B43B95"/>
    <w:rsid w:val="00B44A76"/>
    <w:rsid w:val="00B47B38"/>
    <w:rsid w:val="00B50A14"/>
    <w:rsid w:val="00B50E37"/>
    <w:rsid w:val="00B51DE5"/>
    <w:rsid w:val="00B6006C"/>
    <w:rsid w:val="00B61930"/>
    <w:rsid w:val="00B62B18"/>
    <w:rsid w:val="00B63BF9"/>
    <w:rsid w:val="00B672A3"/>
    <w:rsid w:val="00B70121"/>
    <w:rsid w:val="00B70F02"/>
    <w:rsid w:val="00B768D1"/>
    <w:rsid w:val="00B77EE2"/>
    <w:rsid w:val="00B81952"/>
    <w:rsid w:val="00B840A4"/>
    <w:rsid w:val="00B8663F"/>
    <w:rsid w:val="00B902E5"/>
    <w:rsid w:val="00B924E3"/>
    <w:rsid w:val="00B92A78"/>
    <w:rsid w:val="00B95173"/>
    <w:rsid w:val="00B9660B"/>
    <w:rsid w:val="00B96726"/>
    <w:rsid w:val="00BA1025"/>
    <w:rsid w:val="00BA6D0A"/>
    <w:rsid w:val="00BB033C"/>
    <w:rsid w:val="00BB2BD5"/>
    <w:rsid w:val="00BB3297"/>
    <w:rsid w:val="00BB67D4"/>
    <w:rsid w:val="00BC3420"/>
    <w:rsid w:val="00BC3647"/>
    <w:rsid w:val="00BC404A"/>
    <w:rsid w:val="00BD670B"/>
    <w:rsid w:val="00BD7C39"/>
    <w:rsid w:val="00BE0F2D"/>
    <w:rsid w:val="00BE5367"/>
    <w:rsid w:val="00BE7D3C"/>
    <w:rsid w:val="00BF268A"/>
    <w:rsid w:val="00BF4681"/>
    <w:rsid w:val="00BF4FF5"/>
    <w:rsid w:val="00BF5FF6"/>
    <w:rsid w:val="00BF7A65"/>
    <w:rsid w:val="00C00886"/>
    <w:rsid w:val="00C0207F"/>
    <w:rsid w:val="00C04FE8"/>
    <w:rsid w:val="00C125C0"/>
    <w:rsid w:val="00C128A9"/>
    <w:rsid w:val="00C13589"/>
    <w:rsid w:val="00C16030"/>
    <w:rsid w:val="00C16117"/>
    <w:rsid w:val="00C17DDD"/>
    <w:rsid w:val="00C22F41"/>
    <w:rsid w:val="00C25DEA"/>
    <w:rsid w:val="00C26EFC"/>
    <w:rsid w:val="00C3075A"/>
    <w:rsid w:val="00C35D04"/>
    <w:rsid w:val="00C364AC"/>
    <w:rsid w:val="00C36B3C"/>
    <w:rsid w:val="00C375E4"/>
    <w:rsid w:val="00C41A12"/>
    <w:rsid w:val="00C4210C"/>
    <w:rsid w:val="00C42ECD"/>
    <w:rsid w:val="00C513E6"/>
    <w:rsid w:val="00C51AB8"/>
    <w:rsid w:val="00C5431D"/>
    <w:rsid w:val="00C55B7D"/>
    <w:rsid w:val="00C61518"/>
    <w:rsid w:val="00C66908"/>
    <w:rsid w:val="00C71414"/>
    <w:rsid w:val="00C71AD2"/>
    <w:rsid w:val="00C75C4B"/>
    <w:rsid w:val="00C76907"/>
    <w:rsid w:val="00C80322"/>
    <w:rsid w:val="00C80D07"/>
    <w:rsid w:val="00C919A4"/>
    <w:rsid w:val="00C954FF"/>
    <w:rsid w:val="00C97C0B"/>
    <w:rsid w:val="00CA0956"/>
    <w:rsid w:val="00CA4392"/>
    <w:rsid w:val="00CA59CE"/>
    <w:rsid w:val="00CA651B"/>
    <w:rsid w:val="00CB4D66"/>
    <w:rsid w:val="00CB64C9"/>
    <w:rsid w:val="00CC393F"/>
    <w:rsid w:val="00CD0FBE"/>
    <w:rsid w:val="00CD18D4"/>
    <w:rsid w:val="00CD3774"/>
    <w:rsid w:val="00CD55C1"/>
    <w:rsid w:val="00CD6609"/>
    <w:rsid w:val="00CE03F1"/>
    <w:rsid w:val="00CE227B"/>
    <w:rsid w:val="00CE3B64"/>
    <w:rsid w:val="00CF3820"/>
    <w:rsid w:val="00CF7629"/>
    <w:rsid w:val="00CF7C2F"/>
    <w:rsid w:val="00D01858"/>
    <w:rsid w:val="00D0770D"/>
    <w:rsid w:val="00D12D9D"/>
    <w:rsid w:val="00D17389"/>
    <w:rsid w:val="00D17545"/>
    <w:rsid w:val="00D2176E"/>
    <w:rsid w:val="00D231EA"/>
    <w:rsid w:val="00D26AD4"/>
    <w:rsid w:val="00D30D24"/>
    <w:rsid w:val="00D316A4"/>
    <w:rsid w:val="00D3525C"/>
    <w:rsid w:val="00D35D6A"/>
    <w:rsid w:val="00D401D4"/>
    <w:rsid w:val="00D41B0B"/>
    <w:rsid w:val="00D41BC0"/>
    <w:rsid w:val="00D4481E"/>
    <w:rsid w:val="00D46D79"/>
    <w:rsid w:val="00D51E95"/>
    <w:rsid w:val="00D529DD"/>
    <w:rsid w:val="00D53D7F"/>
    <w:rsid w:val="00D60785"/>
    <w:rsid w:val="00D60825"/>
    <w:rsid w:val="00D611C4"/>
    <w:rsid w:val="00D632BE"/>
    <w:rsid w:val="00D64CE0"/>
    <w:rsid w:val="00D65454"/>
    <w:rsid w:val="00D666B6"/>
    <w:rsid w:val="00D72D06"/>
    <w:rsid w:val="00D7522C"/>
    <w:rsid w:val="00D7536F"/>
    <w:rsid w:val="00D7597B"/>
    <w:rsid w:val="00D76668"/>
    <w:rsid w:val="00D76FA2"/>
    <w:rsid w:val="00D806CB"/>
    <w:rsid w:val="00D808C8"/>
    <w:rsid w:val="00D847AC"/>
    <w:rsid w:val="00D91B9B"/>
    <w:rsid w:val="00D92132"/>
    <w:rsid w:val="00DA1168"/>
    <w:rsid w:val="00DA2B23"/>
    <w:rsid w:val="00DA37F5"/>
    <w:rsid w:val="00DA3D55"/>
    <w:rsid w:val="00DA6170"/>
    <w:rsid w:val="00DB27F3"/>
    <w:rsid w:val="00DB2B78"/>
    <w:rsid w:val="00DC09E3"/>
    <w:rsid w:val="00DC3C1C"/>
    <w:rsid w:val="00DD0FD4"/>
    <w:rsid w:val="00DD1915"/>
    <w:rsid w:val="00DD1AF6"/>
    <w:rsid w:val="00DD2254"/>
    <w:rsid w:val="00DD34DF"/>
    <w:rsid w:val="00DD49DF"/>
    <w:rsid w:val="00DD75D2"/>
    <w:rsid w:val="00DE0A29"/>
    <w:rsid w:val="00DE1110"/>
    <w:rsid w:val="00DE2EF3"/>
    <w:rsid w:val="00DE366F"/>
    <w:rsid w:val="00DE4B9B"/>
    <w:rsid w:val="00DF1A65"/>
    <w:rsid w:val="00E05059"/>
    <w:rsid w:val="00E058A9"/>
    <w:rsid w:val="00E05B6A"/>
    <w:rsid w:val="00E07383"/>
    <w:rsid w:val="00E10173"/>
    <w:rsid w:val="00E12C03"/>
    <w:rsid w:val="00E14076"/>
    <w:rsid w:val="00E14E94"/>
    <w:rsid w:val="00E152D0"/>
    <w:rsid w:val="00E165BC"/>
    <w:rsid w:val="00E16C15"/>
    <w:rsid w:val="00E21FAA"/>
    <w:rsid w:val="00E232F9"/>
    <w:rsid w:val="00E240F5"/>
    <w:rsid w:val="00E24C07"/>
    <w:rsid w:val="00E25746"/>
    <w:rsid w:val="00E264FF"/>
    <w:rsid w:val="00E26B79"/>
    <w:rsid w:val="00E3487B"/>
    <w:rsid w:val="00E3522F"/>
    <w:rsid w:val="00E365C9"/>
    <w:rsid w:val="00E36BFC"/>
    <w:rsid w:val="00E47A20"/>
    <w:rsid w:val="00E51DD7"/>
    <w:rsid w:val="00E60578"/>
    <w:rsid w:val="00E61E12"/>
    <w:rsid w:val="00E645D4"/>
    <w:rsid w:val="00E64A16"/>
    <w:rsid w:val="00E6607B"/>
    <w:rsid w:val="00E673AD"/>
    <w:rsid w:val="00E741A2"/>
    <w:rsid w:val="00E7596C"/>
    <w:rsid w:val="00E81572"/>
    <w:rsid w:val="00E82791"/>
    <w:rsid w:val="00E8472C"/>
    <w:rsid w:val="00E850F5"/>
    <w:rsid w:val="00E878F2"/>
    <w:rsid w:val="00E90B44"/>
    <w:rsid w:val="00E92721"/>
    <w:rsid w:val="00E92827"/>
    <w:rsid w:val="00E93402"/>
    <w:rsid w:val="00E94907"/>
    <w:rsid w:val="00EA19CC"/>
    <w:rsid w:val="00EA37EE"/>
    <w:rsid w:val="00EA3973"/>
    <w:rsid w:val="00EA5C1D"/>
    <w:rsid w:val="00EA6D70"/>
    <w:rsid w:val="00EA7563"/>
    <w:rsid w:val="00EB14BF"/>
    <w:rsid w:val="00EB1A44"/>
    <w:rsid w:val="00EB6FE5"/>
    <w:rsid w:val="00EC2704"/>
    <w:rsid w:val="00EC3D72"/>
    <w:rsid w:val="00ED0149"/>
    <w:rsid w:val="00ED2975"/>
    <w:rsid w:val="00ED60F1"/>
    <w:rsid w:val="00EE206F"/>
    <w:rsid w:val="00EF2232"/>
    <w:rsid w:val="00EF6C8B"/>
    <w:rsid w:val="00EF7DE3"/>
    <w:rsid w:val="00F01228"/>
    <w:rsid w:val="00F01860"/>
    <w:rsid w:val="00F03103"/>
    <w:rsid w:val="00F12D13"/>
    <w:rsid w:val="00F146C8"/>
    <w:rsid w:val="00F20264"/>
    <w:rsid w:val="00F21464"/>
    <w:rsid w:val="00F21A99"/>
    <w:rsid w:val="00F23A5E"/>
    <w:rsid w:val="00F24C18"/>
    <w:rsid w:val="00F26472"/>
    <w:rsid w:val="00F271DE"/>
    <w:rsid w:val="00F3118E"/>
    <w:rsid w:val="00F32196"/>
    <w:rsid w:val="00F325EF"/>
    <w:rsid w:val="00F409D7"/>
    <w:rsid w:val="00F40FFE"/>
    <w:rsid w:val="00F4453B"/>
    <w:rsid w:val="00F446E3"/>
    <w:rsid w:val="00F44CC4"/>
    <w:rsid w:val="00F50347"/>
    <w:rsid w:val="00F52412"/>
    <w:rsid w:val="00F53E47"/>
    <w:rsid w:val="00F554D0"/>
    <w:rsid w:val="00F627DA"/>
    <w:rsid w:val="00F632CD"/>
    <w:rsid w:val="00F63F81"/>
    <w:rsid w:val="00F71FD3"/>
    <w:rsid w:val="00F71FE3"/>
    <w:rsid w:val="00F7288F"/>
    <w:rsid w:val="00F7619B"/>
    <w:rsid w:val="00F80198"/>
    <w:rsid w:val="00F802A3"/>
    <w:rsid w:val="00F81365"/>
    <w:rsid w:val="00F816A8"/>
    <w:rsid w:val="00F847A6"/>
    <w:rsid w:val="00F914DC"/>
    <w:rsid w:val="00F9441B"/>
    <w:rsid w:val="00F95F3E"/>
    <w:rsid w:val="00FA20AB"/>
    <w:rsid w:val="00FA2C68"/>
    <w:rsid w:val="00FA3D6B"/>
    <w:rsid w:val="00FA4C32"/>
    <w:rsid w:val="00FA61D8"/>
    <w:rsid w:val="00FA63BB"/>
    <w:rsid w:val="00FB26F2"/>
    <w:rsid w:val="00FB3A35"/>
    <w:rsid w:val="00FB5F93"/>
    <w:rsid w:val="00FB606A"/>
    <w:rsid w:val="00FC0551"/>
    <w:rsid w:val="00FC2836"/>
    <w:rsid w:val="00FC3C86"/>
    <w:rsid w:val="00FC4BA9"/>
    <w:rsid w:val="00FC741E"/>
    <w:rsid w:val="00FD6112"/>
    <w:rsid w:val="00FE0D53"/>
    <w:rsid w:val="00FE11DD"/>
    <w:rsid w:val="00FE21E0"/>
    <w:rsid w:val="00FE3B97"/>
    <w:rsid w:val="00FE54C8"/>
    <w:rsid w:val="00FE6A07"/>
    <w:rsid w:val="00FE7114"/>
    <w:rsid w:val="00FF082F"/>
    <w:rsid w:val="00FF09AB"/>
    <w:rsid w:val="00FF11F0"/>
    <w:rsid w:val="00FF1F05"/>
    <w:rsid w:val="00FF2DD5"/>
    <w:rsid w:val="00FF3D7D"/>
    <w:rsid w:val="00FF3FCA"/>
    <w:rsid w:val="00FF4A04"/>
    <w:rsid w:val="00FF5171"/>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B143DD21-F6E0-3F44-93F4-91119DBC4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576"/>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F4453B"/>
    <w:rPr>
      <w:color w:val="605E5C"/>
      <w:shd w:val="clear" w:color="auto" w:fill="E1DFDD"/>
    </w:rPr>
  </w:style>
  <w:style w:type="paragraph" w:styleId="Revision">
    <w:name w:val="Revision"/>
    <w:hidden/>
    <w:uiPriority w:val="99"/>
    <w:semiHidden/>
    <w:rsid w:val="00DD2254"/>
  </w:style>
  <w:style w:type="character" w:styleId="FollowedHyperlink">
    <w:name w:val="FollowedHyperlink"/>
    <w:basedOn w:val="DefaultParagraphFont"/>
    <w:rsid w:val="00E152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457069832">
      <w:bodyDiv w:val="1"/>
      <w:marLeft w:val="0"/>
      <w:marRight w:val="0"/>
      <w:marTop w:val="0"/>
      <w:marBottom w:val="0"/>
      <w:divBdr>
        <w:top w:val="none" w:sz="0" w:space="0" w:color="auto"/>
        <w:left w:val="none" w:sz="0" w:space="0" w:color="auto"/>
        <w:bottom w:val="none" w:sz="0" w:space="0" w:color="auto"/>
        <w:right w:val="none" w:sz="0" w:space="0" w:color="auto"/>
      </w:divBdr>
    </w:div>
    <w:div w:id="516889900">
      <w:bodyDiv w:val="1"/>
      <w:marLeft w:val="0"/>
      <w:marRight w:val="0"/>
      <w:marTop w:val="0"/>
      <w:marBottom w:val="0"/>
      <w:divBdr>
        <w:top w:val="none" w:sz="0" w:space="0" w:color="auto"/>
        <w:left w:val="none" w:sz="0" w:space="0" w:color="auto"/>
        <w:bottom w:val="none" w:sz="0" w:space="0" w:color="auto"/>
        <w:right w:val="none" w:sz="0" w:space="0" w:color="auto"/>
      </w:divBdr>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786503718">
      <w:bodyDiv w:val="1"/>
      <w:marLeft w:val="0"/>
      <w:marRight w:val="0"/>
      <w:marTop w:val="0"/>
      <w:marBottom w:val="0"/>
      <w:divBdr>
        <w:top w:val="none" w:sz="0" w:space="0" w:color="auto"/>
        <w:left w:val="none" w:sz="0" w:space="0" w:color="auto"/>
        <w:bottom w:val="none" w:sz="0" w:space="0" w:color="auto"/>
        <w:right w:val="none" w:sz="0" w:space="0" w:color="auto"/>
      </w:divBdr>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43358467">
      <w:bodyDiv w:val="1"/>
      <w:marLeft w:val="0"/>
      <w:marRight w:val="0"/>
      <w:marTop w:val="0"/>
      <w:marBottom w:val="0"/>
      <w:divBdr>
        <w:top w:val="none" w:sz="0" w:space="0" w:color="auto"/>
        <w:left w:val="none" w:sz="0" w:space="0" w:color="auto"/>
        <w:bottom w:val="none" w:sz="0" w:space="0" w:color="auto"/>
        <w:right w:val="none" w:sz="0" w:space="0" w:color="auto"/>
      </w:divBdr>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diagramQuickStyle" Target="diagrams/quickStyle1.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github.com/ageitgey/face_recognition"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ibug.doc.ic.ac.uk/resources/facial-point-annot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francis.han@oracl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diagramColors" Target="diagrams/colors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ibug.doc.ic.ac.uk/resources/facial-point-annotations/" TargetMode="External"/><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BD2832-31A1-494D-A5DA-5EE54757E003}" type="doc">
      <dgm:prSet loTypeId="urn:microsoft.com/office/officeart/2011/layout/CircleProcess" loCatId="process" qsTypeId="urn:microsoft.com/office/officeart/2005/8/quickstyle/simple1" qsCatId="simple" csTypeId="urn:microsoft.com/office/officeart/2005/8/colors/accent1_2" csCatId="accent1" phldr="1"/>
      <dgm:spPr/>
    </dgm:pt>
    <dgm:pt modelId="{E7E981AD-0B59-47E6-A3D7-306FEE00E40C}">
      <dgm:prSet phldrT="[Text]"/>
      <dgm:spPr/>
      <dgm:t>
        <a:bodyPr/>
        <a:lstStyle/>
        <a:p>
          <a:r>
            <a:rPr lang="en-US"/>
            <a:t>Image</a:t>
          </a:r>
        </a:p>
      </dgm:t>
    </dgm:pt>
    <dgm:pt modelId="{61C7B079-5950-4B66-8957-5A392F7A4535}" type="parTrans" cxnId="{0EEE1852-40A8-4A46-B09F-C22F7283A0FB}">
      <dgm:prSet/>
      <dgm:spPr/>
      <dgm:t>
        <a:bodyPr/>
        <a:lstStyle/>
        <a:p>
          <a:endParaRPr lang="en-US"/>
        </a:p>
      </dgm:t>
    </dgm:pt>
    <dgm:pt modelId="{F86EF8F8-145F-4684-9C75-D85DE284BFC0}" type="sibTrans" cxnId="{0EEE1852-40A8-4A46-B09F-C22F7283A0FB}">
      <dgm:prSet/>
      <dgm:spPr/>
      <dgm:t>
        <a:bodyPr/>
        <a:lstStyle/>
        <a:p>
          <a:endParaRPr lang="en-US"/>
        </a:p>
      </dgm:t>
    </dgm:pt>
    <dgm:pt modelId="{52EC608A-1EB9-43CC-A76B-F4A08F214E1B}">
      <dgm:prSet phldrT="[Text]"/>
      <dgm:spPr/>
      <dgm:t>
        <a:bodyPr/>
        <a:lstStyle/>
        <a:p>
          <a:r>
            <a:rPr lang="en-US"/>
            <a:t>Face Detection</a:t>
          </a:r>
        </a:p>
      </dgm:t>
    </dgm:pt>
    <dgm:pt modelId="{BB23B01B-BD7A-4B8D-98AC-CFDD250287D6}" type="parTrans" cxnId="{2CCBC36C-01EE-4EC4-B954-82158647534A}">
      <dgm:prSet/>
      <dgm:spPr/>
      <dgm:t>
        <a:bodyPr/>
        <a:lstStyle/>
        <a:p>
          <a:endParaRPr lang="en-US"/>
        </a:p>
      </dgm:t>
    </dgm:pt>
    <dgm:pt modelId="{AB408767-2169-4F66-9790-A39FA298475F}" type="sibTrans" cxnId="{2CCBC36C-01EE-4EC4-B954-82158647534A}">
      <dgm:prSet/>
      <dgm:spPr/>
      <dgm:t>
        <a:bodyPr/>
        <a:lstStyle/>
        <a:p>
          <a:endParaRPr lang="en-US"/>
        </a:p>
      </dgm:t>
    </dgm:pt>
    <dgm:pt modelId="{1C8890A2-3B25-4203-B08B-7D2506954650}">
      <dgm:prSet phldrT="[Text]"/>
      <dgm:spPr/>
      <dgm:t>
        <a:bodyPr/>
        <a:lstStyle/>
        <a:p>
          <a:r>
            <a:rPr lang="en-US"/>
            <a:t>Face Alignment</a:t>
          </a:r>
        </a:p>
      </dgm:t>
    </dgm:pt>
    <dgm:pt modelId="{5C3782D0-2123-4606-9854-1E0ED6BE2BFC}" type="parTrans" cxnId="{075A85F2-7A18-41AA-BA4C-7267A935E327}">
      <dgm:prSet/>
      <dgm:spPr/>
      <dgm:t>
        <a:bodyPr/>
        <a:lstStyle/>
        <a:p>
          <a:endParaRPr lang="en-US"/>
        </a:p>
      </dgm:t>
    </dgm:pt>
    <dgm:pt modelId="{66E30F99-3629-438B-B5B1-6236BF6DF9AE}" type="sibTrans" cxnId="{075A85F2-7A18-41AA-BA4C-7267A935E327}">
      <dgm:prSet/>
      <dgm:spPr/>
      <dgm:t>
        <a:bodyPr/>
        <a:lstStyle/>
        <a:p>
          <a:endParaRPr lang="en-US"/>
        </a:p>
      </dgm:t>
    </dgm:pt>
    <dgm:pt modelId="{DA2DD823-070A-497E-BDC0-072D47DFECEB}">
      <dgm:prSet phldrT="[Text]"/>
      <dgm:spPr/>
      <dgm:t>
        <a:bodyPr/>
        <a:lstStyle/>
        <a:p>
          <a:r>
            <a:rPr lang="en-US"/>
            <a:t>Face Representation</a:t>
          </a:r>
        </a:p>
      </dgm:t>
    </dgm:pt>
    <dgm:pt modelId="{422D8F9A-CB27-4C77-ACB3-0DEEE1B7DA04}" type="parTrans" cxnId="{DBDF8479-6E2D-42F9-91B9-D554AC8EDE4A}">
      <dgm:prSet/>
      <dgm:spPr/>
      <dgm:t>
        <a:bodyPr/>
        <a:lstStyle/>
        <a:p>
          <a:endParaRPr lang="en-US"/>
        </a:p>
      </dgm:t>
    </dgm:pt>
    <dgm:pt modelId="{A92B8924-6A98-4703-BAC6-E45FED89DE19}" type="sibTrans" cxnId="{DBDF8479-6E2D-42F9-91B9-D554AC8EDE4A}">
      <dgm:prSet/>
      <dgm:spPr/>
      <dgm:t>
        <a:bodyPr/>
        <a:lstStyle/>
        <a:p>
          <a:endParaRPr lang="en-US"/>
        </a:p>
      </dgm:t>
    </dgm:pt>
    <dgm:pt modelId="{AE6EB9BC-5E9C-4B95-A0CF-5D5CCAAD8C94}">
      <dgm:prSet phldrT="[Text]"/>
      <dgm:spPr/>
      <dgm:t>
        <a:bodyPr/>
        <a:lstStyle/>
        <a:p>
          <a:r>
            <a:rPr lang="en-US"/>
            <a:t>Face Matching</a:t>
          </a:r>
        </a:p>
      </dgm:t>
    </dgm:pt>
    <dgm:pt modelId="{4E287B91-0B69-4F6B-9908-37638E9A9807}" type="parTrans" cxnId="{9DAE9700-B7BD-4BB0-99F1-A3152761D09F}">
      <dgm:prSet/>
      <dgm:spPr/>
      <dgm:t>
        <a:bodyPr/>
        <a:lstStyle/>
        <a:p>
          <a:endParaRPr lang="en-US"/>
        </a:p>
      </dgm:t>
    </dgm:pt>
    <dgm:pt modelId="{BA90CAEC-99D5-4AEA-ACAF-EA20DE261ACB}" type="sibTrans" cxnId="{9DAE9700-B7BD-4BB0-99F1-A3152761D09F}">
      <dgm:prSet/>
      <dgm:spPr/>
      <dgm:t>
        <a:bodyPr/>
        <a:lstStyle/>
        <a:p>
          <a:endParaRPr lang="en-US"/>
        </a:p>
      </dgm:t>
    </dgm:pt>
    <dgm:pt modelId="{EA2170FA-F47F-486E-B72E-C37FE7BA74F6}">
      <dgm:prSet phldrT="[Text]"/>
      <dgm:spPr/>
      <dgm:t>
        <a:bodyPr/>
        <a:lstStyle/>
        <a:p>
          <a:r>
            <a:rPr lang="en-US"/>
            <a:t>MTCNN</a:t>
          </a:r>
        </a:p>
      </dgm:t>
    </dgm:pt>
    <dgm:pt modelId="{FC121EFF-013D-42DF-BBD9-534B1CFEB2C5}" type="parTrans" cxnId="{5457251F-2199-4AA0-A6AA-BB2E23C4B112}">
      <dgm:prSet/>
      <dgm:spPr/>
      <dgm:t>
        <a:bodyPr/>
        <a:lstStyle/>
        <a:p>
          <a:endParaRPr lang="en-US"/>
        </a:p>
      </dgm:t>
    </dgm:pt>
    <dgm:pt modelId="{BB99FEBE-14FB-4D17-A16D-36A9FA4BBC5A}" type="sibTrans" cxnId="{5457251F-2199-4AA0-A6AA-BB2E23C4B112}">
      <dgm:prSet/>
      <dgm:spPr/>
      <dgm:t>
        <a:bodyPr/>
        <a:lstStyle/>
        <a:p>
          <a:endParaRPr lang="en-US"/>
        </a:p>
      </dgm:t>
    </dgm:pt>
    <dgm:pt modelId="{FEEA6844-4346-4243-AB7C-C65126ADE09F}">
      <dgm:prSet phldrT="[Text]"/>
      <dgm:spPr/>
      <dgm:t>
        <a:bodyPr/>
        <a:lstStyle/>
        <a:p>
          <a:r>
            <a:rPr lang="en-US"/>
            <a:t>OpenCV2</a:t>
          </a:r>
        </a:p>
      </dgm:t>
    </dgm:pt>
    <dgm:pt modelId="{B782095E-0591-4888-9338-B1D9BAB40A95}" type="parTrans" cxnId="{19477D35-C4AC-456B-8156-7E0F3E912F45}">
      <dgm:prSet/>
      <dgm:spPr/>
      <dgm:t>
        <a:bodyPr/>
        <a:lstStyle/>
        <a:p>
          <a:endParaRPr lang="en-US"/>
        </a:p>
      </dgm:t>
    </dgm:pt>
    <dgm:pt modelId="{807F85CC-08AF-47AC-80F4-959825DA5BE2}" type="sibTrans" cxnId="{19477D35-C4AC-456B-8156-7E0F3E912F45}">
      <dgm:prSet/>
      <dgm:spPr/>
      <dgm:t>
        <a:bodyPr/>
        <a:lstStyle/>
        <a:p>
          <a:endParaRPr lang="en-US"/>
        </a:p>
      </dgm:t>
    </dgm:pt>
    <dgm:pt modelId="{9E773BFE-2E19-49DE-9865-BA675FD0B2CC}">
      <dgm:prSet phldrT="[Text]"/>
      <dgm:spPr/>
      <dgm:t>
        <a:bodyPr/>
        <a:lstStyle/>
        <a:p>
          <a:r>
            <a:rPr lang="en-US"/>
            <a:t>Capturing Realtime Image</a:t>
          </a:r>
        </a:p>
      </dgm:t>
    </dgm:pt>
    <dgm:pt modelId="{326FF094-F018-4101-A5A1-8CD88A85C64C}" type="parTrans" cxnId="{7A5CF451-4FD7-401F-BA97-2CFB5874E81F}">
      <dgm:prSet/>
      <dgm:spPr/>
      <dgm:t>
        <a:bodyPr/>
        <a:lstStyle/>
        <a:p>
          <a:endParaRPr lang="en-US"/>
        </a:p>
      </dgm:t>
    </dgm:pt>
    <dgm:pt modelId="{F0B9D6C8-48E7-4BA2-87B8-0784F61FF928}" type="sibTrans" cxnId="{7A5CF451-4FD7-401F-BA97-2CFB5874E81F}">
      <dgm:prSet/>
      <dgm:spPr/>
      <dgm:t>
        <a:bodyPr/>
        <a:lstStyle/>
        <a:p>
          <a:endParaRPr lang="en-US"/>
        </a:p>
      </dgm:t>
    </dgm:pt>
    <dgm:pt modelId="{2E6D2682-8838-4205-AA84-E4AE10670713}">
      <dgm:prSet phldrT="[Text]"/>
      <dgm:spPr/>
      <dgm:t>
        <a:bodyPr/>
        <a:lstStyle/>
        <a:p>
          <a:r>
            <a:rPr lang="en-US"/>
            <a:t>Face Image Extracted</a:t>
          </a:r>
        </a:p>
      </dgm:t>
    </dgm:pt>
    <dgm:pt modelId="{C2A3D503-C8BF-4289-845D-7EDA27139F07}" type="parTrans" cxnId="{C4CD99C5-04C3-4536-925C-483A57F32B63}">
      <dgm:prSet/>
      <dgm:spPr/>
      <dgm:t>
        <a:bodyPr/>
        <a:lstStyle/>
        <a:p>
          <a:endParaRPr lang="en-US"/>
        </a:p>
      </dgm:t>
    </dgm:pt>
    <dgm:pt modelId="{7F4840D9-22E9-4BF5-8D0F-A33F79DFBA0C}" type="sibTrans" cxnId="{C4CD99C5-04C3-4536-925C-483A57F32B63}">
      <dgm:prSet/>
      <dgm:spPr/>
      <dgm:t>
        <a:bodyPr/>
        <a:lstStyle/>
        <a:p>
          <a:endParaRPr lang="en-US"/>
        </a:p>
      </dgm:t>
    </dgm:pt>
    <dgm:pt modelId="{C051F05D-607B-486F-8D22-339184D092DE}">
      <dgm:prSet phldrT="[Text]"/>
      <dgm:spPr/>
      <dgm:t>
        <a:bodyPr/>
        <a:lstStyle/>
        <a:p>
          <a:r>
            <a:rPr lang="en-US"/>
            <a:t>Face Keypoints Extraced (Mouth Left/Right, Left/Right Eye, Nose) </a:t>
          </a:r>
        </a:p>
      </dgm:t>
    </dgm:pt>
    <dgm:pt modelId="{216DD766-B772-4FCC-8605-9A27BE80C1A0}" type="parTrans" cxnId="{BA40F340-04D7-4949-B7DF-4EE77FCA96C6}">
      <dgm:prSet/>
      <dgm:spPr/>
      <dgm:t>
        <a:bodyPr/>
        <a:lstStyle/>
        <a:p>
          <a:endParaRPr lang="en-US"/>
        </a:p>
      </dgm:t>
    </dgm:pt>
    <dgm:pt modelId="{3AAEA7EC-B487-48B8-B277-4B3EB100FB9C}" type="sibTrans" cxnId="{BA40F340-04D7-4949-B7DF-4EE77FCA96C6}">
      <dgm:prSet/>
      <dgm:spPr/>
      <dgm:t>
        <a:bodyPr/>
        <a:lstStyle/>
        <a:p>
          <a:endParaRPr lang="en-US"/>
        </a:p>
      </dgm:t>
    </dgm:pt>
    <dgm:pt modelId="{274929CF-90F6-49EE-925E-EBC2450D1B48}">
      <dgm:prSet phldrT="[Text]"/>
      <dgm:spPr/>
      <dgm:t>
        <a:bodyPr/>
        <a:lstStyle/>
        <a:p>
          <a:r>
            <a:rPr lang="en-US"/>
            <a:t>Scale Face Image </a:t>
          </a:r>
        </a:p>
      </dgm:t>
    </dgm:pt>
    <dgm:pt modelId="{CF2EAECC-BB78-49EE-932D-AA64E4B83CAF}" type="parTrans" cxnId="{57B51163-3222-4730-96DD-F56DADF55861}">
      <dgm:prSet/>
      <dgm:spPr/>
      <dgm:t>
        <a:bodyPr/>
        <a:lstStyle/>
        <a:p>
          <a:endParaRPr lang="en-US"/>
        </a:p>
      </dgm:t>
    </dgm:pt>
    <dgm:pt modelId="{B48AE3C6-80E8-472A-ABF8-381E0801B6EB}" type="sibTrans" cxnId="{57B51163-3222-4730-96DD-F56DADF55861}">
      <dgm:prSet/>
      <dgm:spPr/>
      <dgm:t>
        <a:bodyPr/>
        <a:lstStyle/>
        <a:p>
          <a:endParaRPr lang="en-US"/>
        </a:p>
      </dgm:t>
    </dgm:pt>
    <dgm:pt modelId="{8BCCF945-4425-4FB0-B98C-E866A97E81BB}">
      <dgm:prSet phldrT="[Text]"/>
      <dgm:spPr/>
      <dgm:t>
        <a:bodyPr/>
        <a:lstStyle/>
        <a:p>
          <a:r>
            <a:rPr lang="en-US"/>
            <a:t>Align Face Image</a:t>
          </a:r>
        </a:p>
      </dgm:t>
    </dgm:pt>
    <dgm:pt modelId="{1AFC08E7-B5C4-470E-9D8E-A6B402BEB79C}" type="parTrans" cxnId="{EB177523-4B98-4A8F-A847-8015DC270A91}">
      <dgm:prSet/>
      <dgm:spPr/>
      <dgm:t>
        <a:bodyPr/>
        <a:lstStyle/>
        <a:p>
          <a:endParaRPr lang="en-US"/>
        </a:p>
      </dgm:t>
    </dgm:pt>
    <dgm:pt modelId="{650207F2-7B85-4627-88FE-DBB518DA0329}" type="sibTrans" cxnId="{EB177523-4B98-4A8F-A847-8015DC270A91}">
      <dgm:prSet/>
      <dgm:spPr/>
      <dgm:t>
        <a:bodyPr/>
        <a:lstStyle/>
        <a:p>
          <a:endParaRPr lang="en-US"/>
        </a:p>
      </dgm:t>
    </dgm:pt>
    <dgm:pt modelId="{69D2DF34-CC75-4286-AB0C-B5B122A80CDF}">
      <dgm:prSet phldrT="[Text]"/>
      <dgm:spPr/>
      <dgm:t>
        <a:bodyPr/>
        <a:lstStyle/>
        <a:p>
          <a:r>
            <a:rPr lang="en-US"/>
            <a:t>128 Features Vector</a:t>
          </a:r>
        </a:p>
      </dgm:t>
    </dgm:pt>
    <dgm:pt modelId="{D812711C-107F-4D5F-86F8-46B3336F5976}" type="parTrans" cxnId="{25C72328-66F2-45F5-8C71-60FEFDA4518F}">
      <dgm:prSet/>
      <dgm:spPr/>
      <dgm:t>
        <a:bodyPr/>
        <a:lstStyle/>
        <a:p>
          <a:endParaRPr lang="en-US"/>
        </a:p>
      </dgm:t>
    </dgm:pt>
    <dgm:pt modelId="{20696F06-9427-4CE3-921A-43DEFD79739E}" type="sibTrans" cxnId="{25C72328-66F2-45F5-8C71-60FEFDA4518F}">
      <dgm:prSet/>
      <dgm:spPr/>
      <dgm:t>
        <a:bodyPr/>
        <a:lstStyle/>
        <a:p>
          <a:endParaRPr lang="en-US"/>
        </a:p>
      </dgm:t>
    </dgm:pt>
    <dgm:pt modelId="{76C35403-4C24-45FA-A7A6-042960BBB797}">
      <dgm:prSet phldrT="[Text]"/>
      <dgm:spPr/>
      <dgm:t>
        <a:bodyPr/>
        <a:lstStyle/>
        <a:p>
          <a:r>
            <a:rPr lang="en-US"/>
            <a:t>Triplet Loss</a:t>
          </a:r>
        </a:p>
      </dgm:t>
    </dgm:pt>
    <dgm:pt modelId="{2CA13524-1706-454D-8314-489871BC2885}" type="parTrans" cxnId="{E75E0699-3E86-44B2-91B1-B2C109F33573}">
      <dgm:prSet/>
      <dgm:spPr/>
      <dgm:t>
        <a:bodyPr/>
        <a:lstStyle/>
        <a:p>
          <a:endParaRPr lang="en-US"/>
        </a:p>
      </dgm:t>
    </dgm:pt>
    <dgm:pt modelId="{AF92D4D9-DF9A-4E11-A88B-76013C1139EF}" type="sibTrans" cxnId="{E75E0699-3E86-44B2-91B1-B2C109F33573}">
      <dgm:prSet/>
      <dgm:spPr/>
      <dgm:t>
        <a:bodyPr/>
        <a:lstStyle/>
        <a:p>
          <a:endParaRPr lang="en-US"/>
        </a:p>
      </dgm:t>
    </dgm:pt>
    <dgm:pt modelId="{B7273E22-B739-4E0D-B7B8-CED949AA49BD}">
      <dgm:prSet phldrT="[Text]"/>
      <dgm:spPr/>
      <dgm:t>
        <a:bodyPr/>
        <a:lstStyle/>
        <a:p>
          <a:r>
            <a:rPr lang="en-US"/>
            <a:t>Voting Ensemble Model Classifier (SVM/KNN/MLP/Logistic regression)</a:t>
          </a:r>
        </a:p>
      </dgm:t>
    </dgm:pt>
    <dgm:pt modelId="{5E0AF6FD-1BC4-4D6F-A845-746A05A22539}" type="parTrans" cxnId="{3E5D497A-D93C-488D-B374-A7FD94D5F299}">
      <dgm:prSet/>
      <dgm:spPr/>
      <dgm:t>
        <a:bodyPr/>
        <a:lstStyle/>
        <a:p>
          <a:endParaRPr lang="en-US"/>
        </a:p>
      </dgm:t>
    </dgm:pt>
    <dgm:pt modelId="{DF00F812-7731-45DA-B6D8-9F01975C3ED2}" type="sibTrans" cxnId="{3E5D497A-D93C-488D-B374-A7FD94D5F299}">
      <dgm:prSet/>
      <dgm:spPr/>
      <dgm:t>
        <a:bodyPr/>
        <a:lstStyle/>
        <a:p>
          <a:endParaRPr lang="en-US"/>
        </a:p>
      </dgm:t>
    </dgm:pt>
    <dgm:pt modelId="{3F874A13-4ECD-4BF0-91E2-1DC424045D2E}">
      <dgm:prSet phldrT="[Text]"/>
      <dgm:spPr/>
      <dgm:t>
        <a:bodyPr/>
        <a:lstStyle/>
        <a:p>
          <a:r>
            <a:rPr lang="en-US"/>
            <a:t>DLIB</a:t>
          </a:r>
        </a:p>
      </dgm:t>
    </dgm:pt>
    <dgm:pt modelId="{196619D8-0CFC-4B4D-8B29-DA871ABB2CFE}" type="parTrans" cxnId="{397D3786-8387-4843-AE14-31E6F224B470}">
      <dgm:prSet/>
      <dgm:spPr/>
      <dgm:t>
        <a:bodyPr/>
        <a:lstStyle/>
        <a:p>
          <a:endParaRPr lang="en-US"/>
        </a:p>
      </dgm:t>
    </dgm:pt>
    <dgm:pt modelId="{B45706E2-9DEF-4A0A-91A9-AE3C6BE12619}" type="sibTrans" cxnId="{397D3786-8387-4843-AE14-31E6F224B470}">
      <dgm:prSet/>
      <dgm:spPr/>
      <dgm:t>
        <a:bodyPr/>
        <a:lstStyle/>
        <a:p>
          <a:endParaRPr lang="en-US"/>
        </a:p>
      </dgm:t>
    </dgm:pt>
    <dgm:pt modelId="{67808093-4988-4776-A88C-E1F7DE5FD699}" type="pres">
      <dgm:prSet presAssocID="{2FBD2832-31A1-494D-A5DA-5EE54757E003}" presName="Name0" presStyleCnt="0">
        <dgm:presLayoutVars>
          <dgm:chMax val="11"/>
          <dgm:chPref val="11"/>
          <dgm:dir/>
          <dgm:resizeHandles/>
        </dgm:presLayoutVars>
      </dgm:prSet>
      <dgm:spPr/>
    </dgm:pt>
    <dgm:pt modelId="{EF164E7F-EF0D-45E1-8060-4F9DA556692A}" type="pres">
      <dgm:prSet presAssocID="{AE6EB9BC-5E9C-4B95-A0CF-5D5CCAAD8C94}" presName="Accent5" presStyleCnt="0"/>
      <dgm:spPr/>
    </dgm:pt>
    <dgm:pt modelId="{EBA5C365-0964-425F-9760-A2972ADB3DF3}" type="pres">
      <dgm:prSet presAssocID="{AE6EB9BC-5E9C-4B95-A0CF-5D5CCAAD8C94}" presName="Accent" presStyleLbl="node1" presStyleIdx="0" presStyleCnt="5"/>
      <dgm:spPr/>
    </dgm:pt>
    <dgm:pt modelId="{DF1621D6-80F7-44AA-BF8B-E516ABC0B5CD}" type="pres">
      <dgm:prSet presAssocID="{AE6EB9BC-5E9C-4B95-A0CF-5D5CCAAD8C94}" presName="ParentBackground5" presStyleCnt="0"/>
      <dgm:spPr/>
    </dgm:pt>
    <dgm:pt modelId="{DB564E1D-31D5-4930-BAD3-E947318D46E9}" type="pres">
      <dgm:prSet presAssocID="{AE6EB9BC-5E9C-4B95-A0CF-5D5CCAAD8C94}" presName="ParentBackground" presStyleLbl="fgAcc1" presStyleIdx="0" presStyleCnt="5"/>
      <dgm:spPr/>
    </dgm:pt>
    <dgm:pt modelId="{CBFFD54B-1FD3-4F57-A3AA-3F9DE3702A78}" type="pres">
      <dgm:prSet presAssocID="{AE6EB9BC-5E9C-4B95-A0CF-5D5CCAAD8C94}" presName="Child5" presStyleLbl="revTx" presStyleIdx="0" presStyleCnt="5">
        <dgm:presLayoutVars>
          <dgm:chMax val="0"/>
          <dgm:chPref val="0"/>
          <dgm:bulletEnabled val="1"/>
        </dgm:presLayoutVars>
      </dgm:prSet>
      <dgm:spPr/>
    </dgm:pt>
    <dgm:pt modelId="{77770803-2DBE-41E2-9A31-D22ECB88E0F5}" type="pres">
      <dgm:prSet presAssocID="{AE6EB9BC-5E9C-4B95-A0CF-5D5CCAAD8C94}" presName="Parent5" presStyleLbl="revTx" presStyleIdx="0" presStyleCnt="5">
        <dgm:presLayoutVars>
          <dgm:chMax val="1"/>
          <dgm:chPref val="1"/>
          <dgm:bulletEnabled val="1"/>
        </dgm:presLayoutVars>
      </dgm:prSet>
      <dgm:spPr/>
    </dgm:pt>
    <dgm:pt modelId="{2B353FBB-49D1-427C-9AE5-413E6348E65F}" type="pres">
      <dgm:prSet presAssocID="{DA2DD823-070A-497E-BDC0-072D47DFECEB}" presName="Accent4" presStyleCnt="0"/>
      <dgm:spPr/>
    </dgm:pt>
    <dgm:pt modelId="{865036D1-B20B-4F19-A80B-80E673886790}" type="pres">
      <dgm:prSet presAssocID="{DA2DD823-070A-497E-BDC0-072D47DFECEB}" presName="Accent" presStyleLbl="node1" presStyleIdx="1" presStyleCnt="5"/>
      <dgm:spPr/>
    </dgm:pt>
    <dgm:pt modelId="{0955C456-BE88-4CEF-8636-68908A4262E0}" type="pres">
      <dgm:prSet presAssocID="{DA2DD823-070A-497E-BDC0-072D47DFECEB}" presName="ParentBackground4" presStyleCnt="0"/>
      <dgm:spPr/>
    </dgm:pt>
    <dgm:pt modelId="{F0AA9D51-AE1E-4845-A543-94926DEA5ACC}" type="pres">
      <dgm:prSet presAssocID="{DA2DD823-070A-497E-BDC0-072D47DFECEB}" presName="ParentBackground" presStyleLbl="fgAcc1" presStyleIdx="1" presStyleCnt="5"/>
      <dgm:spPr/>
    </dgm:pt>
    <dgm:pt modelId="{E823F7BD-4D23-4904-B2F3-DE977010F870}" type="pres">
      <dgm:prSet presAssocID="{DA2DD823-070A-497E-BDC0-072D47DFECEB}" presName="Child4" presStyleLbl="revTx" presStyleIdx="1" presStyleCnt="5">
        <dgm:presLayoutVars>
          <dgm:chMax val="0"/>
          <dgm:chPref val="0"/>
          <dgm:bulletEnabled val="1"/>
        </dgm:presLayoutVars>
      </dgm:prSet>
      <dgm:spPr/>
    </dgm:pt>
    <dgm:pt modelId="{3CF4DABB-07AF-4642-9313-4FC4ABF9E388}" type="pres">
      <dgm:prSet presAssocID="{DA2DD823-070A-497E-BDC0-072D47DFECEB}" presName="Parent4" presStyleLbl="revTx" presStyleIdx="1" presStyleCnt="5">
        <dgm:presLayoutVars>
          <dgm:chMax val="1"/>
          <dgm:chPref val="1"/>
          <dgm:bulletEnabled val="1"/>
        </dgm:presLayoutVars>
      </dgm:prSet>
      <dgm:spPr/>
    </dgm:pt>
    <dgm:pt modelId="{F8626F0E-86B5-468D-9687-6461F3C27735}" type="pres">
      <dgm:prSet presAssocID="{1C8890A2-3B25-4203-B08B-7D2506954650}" presName="Accent3" presStyleCnt="0"/>
      <dgm:spPr/>
    </dgm:pt>
    <dgm:pt modelId="{C560BACC-C116-4458-BC4D-2E7C294A87CE}" type="pres">
      <dgm:prSet presAssocID="{1C8890A2-3B25-4203-B08B-7D2506954650}" presName="Accent" presStyleLbl="node1" presStyleIdx="2" presStyleCnt="5"/>
      <dgm:spPr/>
    </dgm:pt>
    <dgm:pt modelId="{22315A1B-24DD-4350-A734-67B99EBCBDF1}" type="pres">
      <dgm:prSet presAssocID="{1C8890A2-3B25-4203-B08B-7D2506954650}" presName="ParentBackground3" presStyleCnt="0"/>
      <dgm:spPr/>
    </dgm:pt>
    <dgm:pt modelId="{88DC2E19-EC37-48EE-ABE4-63DD4E2E8107}" type="pres">
      <dgm:prSet presAssocID="{1C8890A2-3B25-4203-B08B-7D2506954650}" presName="ParentBackground" presStyleLbl="fgAcc1" presStyleIdx="2" presStyleCnt="5"/>
      <dgm:spPr/>
    </dgm:pt>
    <dgm:pt modelId="{596634E5-C03D-42E5-997D-B2F25424D1B1}" type="pres">
      <dgm:prSet presAssocID="{1C8890A2-3B25-4203-B08B-7D2506954650}" presName="Child3" presStyleLbl="revTx" presStyleIdx="2" presStyleCnt="5">
        <dgm:presLayoutVars>
          <dgm:chMax val="0"/>
          <dgm:chPref val="0"/>
          <dgm:bulletEnabled val="1"/>
        </dgm:presLayoutVars>
      </dgm:prSet>
      <dgm:spPr/>
    </dgm:pt>
    <dgm:pt modelId="{6059E15F-1E27-4DA0-95E3-4A8CB058BF75}" type="pres">
      <dgm:prSet presAssocID="{1C8890A2-3B25-4203-B08B-7D2506954650}" presName="Parent3" presStyleLbl="revTx" presStyleIdx="2" presStyleCnt="5">
        <dgm:presLayoutVars>
          <dgm:chMax val="1"/>
          <dgm:chPref val="1"/>
          <dgm:bulletEnabled val="1"/>
        </dgm:presLayoutVars>
      </dgm:prSet>
      <dgm:spPr/>
    </dgm:pt>
    <dgm:pt modelId="{B3B86EBC-6126-4061-B6E3-72113C99B7A7}" type="pres">
      <dgm:prSet presAssocID="{52EC608A-1EB9-43CC-A76B-F4A08F214E1B}" presName="Accent2" presStyleCnt="0"/>
      <dgm:spPr/>
    </dgm:pt>
    <dgm:pt modelId="{FE87C30E-34B0-4D1C-A6BB-568026ABBA0A}" type="pres">
      <dgm:prSet presAssocID="{52EC608A-1EB9-43CC-A76B-F4A08F214E1B}" presName="Accent" presStyleLbl="node1" presStyleIdx="3" presStyleCnt="5"/>
      <dgm:spPr/>
    </dgm:pt>
    <dgm:pt modelId="{86DE08E0-7B66-4D16-9D95-50E336515002}" type="pres">
      <dgm:prSet presAssocID="{52EC608A-1EB9-43CC-A76B-F4A08F214E1B}" presName="ParentBackground2" presStyleCnt="0"/>
      <dgm:spPr/>
    </dgm:pt>
    <dgm:pt modelId="{68C82EFF-A6E8-4E29-BAA0-32BBAD62065C}" type="pres">
      <dgm:prSet presAssocID="{52EC608A-1EB9-43CC-A76B-F4A08F214E1B}" presName="ParentBackground" presStyleLbl="fgAcc1" presStyleIdx="3" presStyleCnt="5"/>
      <dgm:spPr/>
    </dgm:pt>
    <dgm:pt modelId="{6EB3ACCA-D51A-45CD-9BE0-F533113215A6}" type="pres">
      <dgm:prSet presAssocID="{52EC608A-1EB9-43CC-A76B-F4A08F214E1B}" presName="Child2" presStyleLbl="revTx" presStyleIdx="3" presStyleCnt="5">
        <dgm:presLayoutVars>
          <dgm:chMax val="0"/>
          <dgm:chPref val="0"/>
          <dgm:bulletEnabled val="1"/>
        </dgm:presLayoutVars>
      </dgm:prSet>
      <dgm:spPr/>
    </dgm:pt>
    <dgm:pt modelId="{8DE22A31-037C-4C8D-B08B-77BD9AEF77E0}" type="pres">
      <dgm:prSet presAssocID="{52EC608A-1EB9-43CC-A76B-F4A08F214E1B}" presName="Parent2" presStyleLbl="revTx" presStyleIdx="3" presStyleCnt="5">
        <dgm:presLayoutVars>
          <dgm:chMax val="1"/>
          <dgm:chPref val="1"/>
          <dgm:bulletEnabled val="1"/>
        </dgm:presLayoutVars>
      </dgm:prSet>
      <dgm:spPr/>
    </dgm:pt>
    <dgm:pt modelId="{71E71914-8E6F-489B-8867-624B1CE9586D}" type="pres">
      <dgm:prSet presAssocID="{E7E981AD-0B59-47E6-A3D7-306FEE00E40C}" presName="Accent1" presStyleCnt="0"/>
      <dgm:spPr/>
    </dgm:pt>
    <dgm:pt modelId="{23340E04-9F80-4A1E-9BF9-1C1602A6C5F4}" type="pres">
      <dgm:prSet presAssocID="{E7E981AD-0B59-47E6-A3D7-306FEE00E40C}" presName="Accent" presStyleLbl="node1" presStyleIdx="4" presStyleCnt="5"/>
      <dgm:spPr/>
    </dgm:pt>
    <dgm:pt modelId="{FF3578FF-7145-46B7-AD4C-6C68D304509A}" type="pres">
      <dgm:prSet presAssocID="{E7E981AD-0B59-47E6-A3D7-306FEE00E40C}" presName="ParentBackground1" presStyleCnt="0"/>
      <dgm:spPr/>
    </dgm:pt>
    <dgm:pt modelId="{12227403-7298-4CE4-B240-67A63ABCBB23}" type="pres">
      <dgm:prSet presAssocID="{E7E981AD-0B59-47E6-A3D7-306FEE00E40C}" presName="ParentBackground" presStyleLbl="fgAcc1" presStyleIdx="4" presStyleCnt="5"/>
      <dgm:spPr/>
    </dgm:pt>
    <dgm:pt modelId="{F4D379AF-742F-485C-ADE3-1FD610B384B5}" type="pres">
      <dgm:prSet presAssocID="{E7E981AD-0B59-47E6-A3D7-306FEE00E40C}" presName="Child1" presStyleLbl="revTx" presStyleIdx="4" presStyleCnt="5">
        <dgm:presLayoutVars>
          <dgm:chMax val="0"/>
          <dgm:chPref val="0"/>
          <dgm:bulletEnabled val="1"/>
        </dgm:presLayoutVars>
      </dgm:prSet>
      <dgm:spPr/>
    </dgm:pt>
    <dgm:pt modelId="{1E7148FB-0AFC-44EF-9E54-048937077F71}" type="pres">
      <dgm:prSet presAssocID="{E7E981AD-0B59-47E6-A3D7-306FEE00E40C}" presName="Parent1" presStyleLbl="revTx" presStyleIdx="4" presStyleCnt="5">
        <dgm:presLayoutVars>
          <dgm:chMax val="1"/>
          <dgm:chPref val="1"/>
          <dgm:bulletEnabled val="1"/>
        </dgm:presLayoutVars>
      </dgm:prSet>
      <dgm:spPr/>
    </dgm:pt>
  </dgm:ptLst>
  <dgm:cxnLst>
    <dgm:cxn modelId="{9DAE9700-B7BD-4BB0-99F1-A3152761D09F}" srcId="{2FBD2832-31A1-494D-A5DA-5EE54757E003}" destId="{AE6EB9BC-5E9C-4B95-A0CF-5D5CCAAD8C94}" srcOrd="4" destOrd="0" parTransId="{4E287B91-0B69-4F6B-9908-37638E9A9807}" sibTransId="{BA90CAEC-99D5-4AEA-ACAF-EA20DE261ACB}"/>
    <dgm:cxn modelId="{04B2C402-37A0-43BB-98D8-B54A7F699530}" type="presOf" srcId="{52EC608A-1EB9-43CC-A76B-F4A08F214E1B}" destId="{68C82EFF-A6E8-4E29-BAA0-32BBAD62065C}" srcOrd="0" destOrd="0" presId="urn:microsoft.com/office/officeart/2011/layout/CircleProcess"/>
    <dgm:cxn modelId="{45196C03-792C-49F3-8BDD-1BE77004401B}" type="presOf" srcId="{B7273E22-B739-4E0D-B7B8-CED949AA49BD}" destId="{CBFFD54B-1FD3-4F57-A3AA-3F9DE3702A78}" srcOrd="0" destOrd="1" presId="urn:microsoft.com/office/officeart/2011/layout/CircleProcess"/>
    <dgm:cxn modelId="{E760CF05-FF19-4645-99EB-53AEACF14EDB}" type="presOf" srcId="{FEEA6844-4346-4243-AB7C-C65126ADE09F}" destId="{F4D379AF-742F-485C-ADE3-1FD610B384B5}" srcOrd="0" destOrd="0" presId="urn:microsoft.com/office/officeart/2011/layout/CircleProcess"/>
    <dgm:cxn modelId="{FBE22506-09D7-4E3D-95AF-EBDC1A60A20A}" type="presOf" srcId="{8BCCF945-4425-4FB0-B98C-E866A97E81BB}" destId="{596634E5-C03D-42E5-997D-B2F25424D1B1}" srcOrd="0" destOrd="2" presId="urn:microsoft.com/office/officeart/2011/layout/CircleProcess"/>
    <dgm:cxn modelId="{6FC7061D-A00F-4FC6-B995-68D83509A968}" type="presOf" srcId="{E7E981AD-0B59-47E6-A3D7-306FEE00E40C}" destId="{12227403-7298-4CE4-B240-67A63ABCBB23}" srcOrd="0" destOrd="0" presId="urn:microsoft.com/office/officeart/2011/layout/CircleProcess"/>
    <dgm:cxn modelId="{5457251F-2199-4AA0-A6AA-BB2E23C4B112}" srcId="{52EC608A-1EB9-43CC-A76B-F4A08F214E1B}" destId="{EA2170FA-F47F-486E-B72E-C37FE7BA74F6}" srcOrd="0" destOrd="0" parTransId="{FC121EFF-013D-42DF-BBD9-534B1CFEB2C5}" sibTransId="{BB99FEBE-14FB-4D17-A16D-36A9FA4BBC5A}"/>
    <dgm:cxn modelId="{FE6DFF1F-907D-489E-8661-403915F64F64}" type="presOf" srcId="{EA2170FA-F47F-486E-B72E-C37FE7BA74F6}" destId="{6EB3ACCA-D51A-45CD-9BE0-F533113215A6}" srcOrd="0" destOrd="0" presId="urn:microsoft.com/office/officeart/2011/layout/CircleProcess"/>
    <dgm:cxn modelId="{086FF321-F1C2-4A01-AFAF-59932E9EA9F0}" type="presOf" srcId="{DA2DD823-070A-497E-BDC0-072D47DFECEB}" destId="{F0AA9D51-AE1E-4845-A543-94926DEA5ACC}" srcOrd="0" destOrd="0" presId="urn:microsoft.com/office/officeart/2011/layout/CircleProcess"/>
    <dgm:cxn modelId="{EB177523-4B98-4A8F-A847-8015DC270A91}" srcId="{1C8890A2-3B25-4203-B08B-7D2506954650}" destId="{8BCCF945-4425-4FB0-B98C-E866A97E81BB}" srcOrd="2" destOrd="0" parTransId="{1AFC08E7-B5C4-470E-9D8E-A6B402BEB79C}" sibTransId="{650207F2-7B85-4627-88FE-DBB518DA0329}"/>
    <dgm:cxn modelId="{25C72328-66F2-45F5-8C71-60FEFDA4518F}" srcId="{DA2DD823-070A-497E-BDC0-072D47DFECEB}" destId="{69D2DF34-CC75-4286-AB0C-B5B122A80CDF}" srcOrd="0" destOrd="0" parTransId="{D812711C-107F-4D5F-86F8-46B3336F5976}" sibTransId="{20696F06-9427-4CE3-921A-43DEFD79739E}"/>
    <dgm:cxn modelId="{F6C95033-A133-4077-8F07-21C725EAE02B}" type="presOf" srcId="{9E773BFE-2E19-49DE-9865-BA675FD0B2CC}" destId="{F4D379AF-742F-485C-ADE3-1FD610B384B5}" srcOrd="0" destOrd="1" presId="urn:microsoft.com/office/officeart/2011/layout/CircleProcess"/>
    <dgm:cxn modelId="{19477D35-C4AC-456B-8156-7E0F3E912F45}" srcId="{E7E981AD-0B59-47E6-A3D7-306FEE00E40C}" destId="{FEEA6844-4346-4243-AB7C-C65126ADE09F}" srcOrd="0" destOrd="0" parTransId="{B782095E-0591-4888-9338-B1D9BAB40A95}" sibTransId="{807F85CC-08AF-47AC-80F4-959825DA5BE2}"/>
    <dgm:cxn modelId="{BA40F340-04D7-4949-B7DF-4EE77FCA96C6}" srcId="{52EC608A-1EB9-43CC-A76B-F4A08F214E1B}" destId="{C051F05D-607B-486F-8D22-339184D092DE}" srcOrd="2" destOrd="0" parTransId="{216DD766-B772-4FCC-8605-9A27BE80C1A0}" sibTransId="{3AAEA7EC-B487-48B8-B277-4B3EB100FB9C}"/>
    <dgm:cxn modelId="{8517E042-2640-4789-AFF8-E49A55C7E8FB}" type="presOf" srcId="{C051F05D-607B-486F-8D22-339184D092DE}" destId="{6EB3ACCA-D51A-45CD-9BE0-F533113215A6}" srcOrd="0" destOrd="2" presId="urn:microsoft.com/office/officeart/2011/layout/CircleProcess"/>
    <dgm:cxn modelId="{57B51163-3222-4730-96DD-F56DADF55861}" srcId="{1C8890A2-3B25-4203-B08B-7D2506954650}" destId="{274929CF-90F6-49EE-925E-EBC2450D1B48}" srcOrd="1" destOrd="0" parTransId="{CF2EAECC-BB78-49EE-932D-AA64E4B83CAF}" sibTransId="{B48AE3C6-80E8-472A-ABF8-381E0801B6EB}"/>
    <dgm:cxn modelId="{2CCBC36C-01EE-4EC4-B954-82158647534A}" srcId="{2FBD2832-31A1-494D-A5DA-5EE54757E003}" destId="{52EC608A-1EB9-43CC-A76B-F4A08F214E1B}" srcOrd="1" destOrd="0" parTransId="{BB23B01B-BD7A-4B8D-98AC-CFDD250287D6}" sibTransId="{AB408767-2169-4F66-9790-A39FA298475F}"/>
    <dgm:cxn modelId="{8D4E4E4E-84F5-437B-A825-511FDD11E3C3}" type="presOf" srcId="{E7E981AD-0B59-47E6-A3D7-306FEE00E40C}" destId="{1E7148FB-0AFC-44EF-9E54-048937077F71}" srcOrd="1" destOrd="0" presId="urn:microsoft.com/office/officeart/2011/layout/CircleProcess"/>
    <dgm:cxn modelId="{7A5CF451-4FD7-401F-BA97-2CFB5874E81F}" srcId="{E7E981AD-0B59-47E6-A3D7-306FEE00E40C}" destId="{9E773BFE-2E19-49DE-9865-BA675FD0B2CC}" srcOrd="1" destOrd="0" parTransId="{326FF094-F018-4101-A5A1-8CD88A85C64C}" sibTransId="{F0B9D6C8-48E7-4BA2-87B8-0784F61FF928}"/>
    <dgm:cxn modelId="{0EEE1852-40A8-4A46-B09F-C22F7283A0FB}" srcId="{2FBD2832-31A1-494D-A5DA-5EE54757E003}" destId="{E7E981AD-0B59-47E6-A3D7-306FEE00E40C}" srcOrd="0" destOrd="0" parTransId="{61C7B079-5950-4B66-8957-5A392F7A4535}" sibTransId="{F86EF8F8-145F-4684-9C75-D85DE284BFC0}"/>
    <dgm:cxn modelId="{FFD65872-139F-4C54-AFBB-F0DA5DF8E0C7}" type="presOf" srcId="{69D2DF34-CC75-4286-AB0C-B5B122A80CDF}" destId="{E823F7BD-4D23-4904-B2F3-DE977010F870}" srcOrd="0" destOrd="0" presId="urn:microsoft.com/office/officeart/2011/layout/CircleProcess"/>
    <dgm:cxn modelId="{95E12754-1F61-41F9-BCAF-0F9A04BE9EF9}" type="presOf" srcId="{76C35403-4C24-45FA-A7A6-042960BBB797}" destId="{CBFFD54B-1FD3-4F57-A3AA-3F9DE3702A78}" srcOrd="0" destOrd="0" presId="urn:microsoft.com/office/officeart/2011/layout/CircleProcess"/>
    <dgm:cxn modelId="{DBDF8479-6E2D-42F9-91B9-D554AC8EDE4A}" srcId="{2FBD2832-31A1-494D-A5DA-5EE54757E003}" destId="{DA2DD823-070A-497E-BDC0-072D47DFECEB}" srcOrd="3" destOrd="0" parTransId="{422D8F9A-CB27-4C77-ACB3-0DEEE1B7DA04}" sibTransId="{A92B8924-6A98-4703-BAC6-E45FED89DE19}"/>
    <dgm:cxn modelId="{3E5D497A-D93C-488D-B374-A7FD94D5F299}" srcId="{AE6EB9BC-5E9C-4B95-A0CF-5D5CCAAD8C94}" destId="{B7273E22-B739-4E0D-B7B8-CED949AA49BD}" srcOrd="1" destOrd="0" parTransId="{5E0AF6FD-1BC4-4D6F-A845-746A05A22539}" sibTransId="{DF00F812-7731-45DA-B6D8-9F01975C3ED2}"/>
    <dgm:cxn modelId="{397D3786-8387-4843-AE14-31E6F224B470}" srcId="{1C8890A2-3B25-4203-B08B-7D2506954650}" destId="{3F874A13-4ECD-4BF0-91E2-1DC424045D2E}" srcOrd="0" destOrd="0" parTransId="{196619D8-0CFC-4B4D-8B29-DA871ABB2CFE}" sibTransId="{B45706E2-9DEF-4A0A-91A9-AE3C6BE12619}"/>
    <dgm:cxn modelId="{9FF2CB8F-410C-481C-B769-6A1BF2243B87}" type="presOf" srcId="{1C8890A2-3B25-4203-B08B-7D2506954650}" destId="{88DC2E19-EC37-48EE-ABE4-63DD4E2E8107}" srcOrd="0" destOrd="0" presId="urn:microsoft.com/office/officeart/2011/layout/CircleProcess"/>
    <dgm:cxn modelId="{2EA7E592-26A1-4568-A990-4D28449CD007}" type="presOf" srcId="{AE6EB9BC-5E9C-4B95-A0CF-5D5CCAAD8C94}" destId="{DB564E1D-31D5-4930-BAD3-E947318D46E9}" srcOrd="0" destOrd="0" presId="urn:microsoft.com/office/officeart/2011/layout/CircleProcess"/>
    <dgm:cxn modelId="{E75E0699-3E86-44B2-91B1-B2C109F33573}" srcId="{AE6EB9BC-5E9C-4B95-A0CF-5D5CCAAD8C94}" destId="{76C35403-4C24-45FA-A7A6-042960BBB797}" srcOrd="0" destOrd="0" parTransId="{2CA13524-1706-454D-8314-489871BC2885}" sibTransId="{AF92D4D9-DF9A-4E11-A88B-76013C1139EF}"/>
    <dgm:cxn modelId="{969129A1-B9F8-4EC8-A823-4A79EBC79868}" type="presOf" srcId="{2FBD2832-31A1-494D-A5DA-5EE54757E003}" destId="{67808093-4988-4776-A88C-E1F7DE5FD699}" srcOrd="0" destOrd="0" presId="urn:microsoft.com/office/officeart/2011/layout/CircleProcess"/>
    <dgm:cxn modelId="{3E0476A6-70CA-4282-B34F-0EF39295ECF0}" type="presOf" srcId="{1C8890A2-3B25-4203-B08B-7D2506954650}" destId="{6059E15F-1E27-4DA0-95E3-4A8CB058BF75}" srcOrd="1" destOrd="0" presId="urn:microsoft.com/office/officeart/2011/layout/CircleProcess"/>
    <dgm:cxn modelId="{FAD822AA-4169-4F28-B796-5948A7438F45}" type="presOf" srcId="{274929CF-90F6-49EE-925E-EBC2450D1B48}" destId="{596634E5-C03D-42E5-997D-B2F25424D1B1}" srcOrd="0" destOrd="1" presId="urn:microsoft.com/office/officeart/2011/layout/CircleProcess"/>
    <dgm:cxn modelId="{4CA0FEB5-40C3-4F0A-87D3-19F959731445}" type="presOf" srcId="{DA2DD823-070A-497E-BDC0-072D47DFECEB}" destId="{3CF4DABB-07AF-4642-9313-4FC4ABF9E388}" srcOrd="1" destOrd="0" presId="urn:microsoft.com/office/officeart/2011/layout/CircleProcess"/>
    <dgm:cxn modelId="{F13183C0-E5EC-4163-8EEC-09CDC47EA5CB}" type="presOf" srcId="{AE6EB9BC-5E9C-4B95-A0CF-5D5CCAAD8C94}" destId="{77770803-2DBE-41E2-9A31-D22ECB88E0F5}" srcOrd="1" destOrd="0" presId="urn:microsoft.com/office/officeart/2011/layout/CircleProcess"/>
    <dgm:cxn modelId="{C4CD99C5-04C3-4536-925C-483A57F32B63}" srcId="{52EC608A-1EB9-43CC-A76B-F4A08F214E1B}" destId="{2E6D2682-8838-4205-AA84-E4AE10670713}" srcOrd="1" destOrd="0" parTransId="{C2A3D503-C8BF-4289-845D-7EDA27139F07}" sibTransId="{7F4840D9-22E9-4BF5-8D0F-A33F79DFBA0C}"/>
    <dgm:cxn modelId="{A56787C6-D0EB-4A43-9F1C-284B7AC8A4FD}" type="presOf" srcId="{52EC608A-1EB9-43CC-A76B-F4A08F214E1B}" destId="{8DE22A31-037C-4C8D-B08B-77BD9AEF77E0}" srcOrd="1" destOrd="0" presId="urn:microsoft.com/office/officeart/2011/layout/CircleProcess"/>
    <dgm:cxn modelId="{695F7FCA-CB73-4A7A-85D8-53BEA8BCBA59}" type="presOf" srcId="{2E6D2682-8838-4205-AA84-E4AE10670713}" destId="{6EB3ACCA-D51A-45CD-9BE0-F533113215A6}" srcOrd="0" destOrd="1" presId="urn:microsoft.com/office/officeart/2011/layout/CircleProcess"/>
    <dgm:cxn modelId="{2BFB77CF-E9B0-4506-9589-19DCB0ECCC0F}" type="presOf" srcId="{3F874A13-4ECD-4BF0-91E2-1DC424045D2E}" destId="{596634E5-C03D-42E5-997D-B2F25424D1B1}" srcOrd="0" destOrd="0" presId="urn:microsoft.com/office/officeart/2011/layout/CircleProcess"/>
    <dgm:cxn modelId="{075A85F2-7A18-41AA-BA4C-7267A935E327}" srcId="{2FBD2832-31A1-494D-A5DA-5EE54757E003}" destId="{1C8890A2-3B25-4203-B08B-7D2506954650}" srcOrd="2" destOrd="0" parTransId="{5C3782D0-2123-4606-9854-1E0ED6BE2BFC}" sibTransId="{66E30F99-3629-438B-B5B1-6236BF6DF9AE}"/>
    <dgm:cxn modelId="{9C178AAE-AD54-4097-B840-E52214DBBC91}" type="presParOf" srcId="{67808093-4988-4776-A88C-E1F7DE5FD699}" destId="{EF164E7F-EF0D-45E1-8060-4F9DA556692A}" srcOrd="0" destOrd="0" presId="urn:microsoft.com/office/officeart/2011/layout/CircleProcess"/>
    <dgm:cxn modelId="{862B44B0-F8A8-4229-945F-A80A6511A387}" type="presParOf" srcId="{EF164E7F-EF0D-45E1-8060-4F9DA556692A}" destId="{EBA5C365-0964-425F-9760-A2972ADB3DF3}" srcOrd="0" destOrd="0" presId="urn:microsoft.com/office/officeart/2011/layout/CircleProcess"/>
    <dgm:cxn modelId="{09A1AE73-5BE5-42B9-98E7-AF3526F9CFD9}" type="presParOf" srcId="{67808093-4988-4776-A88C-E1F7DE5FD699}" destId="{DF1621D6-80F7-44AA-BF8B-E516ABC0B5CD}" srcOrd="1" destOrd="0" presId="urn:microsoft.com/office/officeart/2011/layout/CircleProcess"/>
    <dgm:cxn modelId="{3F606F52-AACC-40A9-BA62-C727D93AF6C0}" type="presParOf" srcId="{DF1621D6-80F7-44AA-BF8B-E516ABC0B5CD}" destId="{DB564E1D-31D5-4930-BAD3-E947318D46E9}" srcOrd="0" destOrd="0" presId="urn:microsoft.com/office/officeart/2011/layout/CircleProcess"/>
    <dgm:cxn modelId="{BFCA42BC-F77A-4256-A4A7-B3F6852CB02B}" type="presParOf" srcId="{67808093-4988-4776-A88C-E1F7DE5FD699}" destId="{CBFFD54B-1FD3-4F57-A3AA-3F9DE3702A78}" srcOrd="2" destOrd="0" presId="urn:microsoft.com/office/officeart/2011/layout/CircleProcess"/>
    <dgm:cxn modelId="{FADFC290-B36C-4221-898E-1A06FBB4BA31}" type="presParOf" srcId="{67808093-4988-4776-A88C-E1F7DE5FD699}" destId="{77770803-2DBE-41E2-9A31-D22ECB88E0F5}" srcOrd="3" destOrd="0" presId="urn:microsoft.com/office/officeart/2011/layout/CircleProcess"/>
    <dgm:cxn modelId="{250CDEDC-F806-46F3-8D2A-30C946B3581B}" type="presParOf" srcId="{67808093-4988-4776-A88C-E1F7DE5FD699}" destId="{2B353FBB-49D1-427C-9AE5-413E6348E65F}" srcOrd="4" destOrd="0" presId="urn:microsoft.com/office/officeart/2011/layout/CircleProcess"/>
    <dgm:cxn modelId="{8B6813AA-2F07-44F2-9442-9A792F5AAF10}" type="presParOf" srcId="{2B353FBB-49D1-427C-9AE5-413E6348E65F}" destId="{865036D1-B20B-4F19-A80B-80E673886790}" srcOrd="0" destOrd="0" presId="urn:microsoft.com/office/officeart/2011/layout/CircleProcess"/>
    <dgm:cxn modelId="{86603314-7B8B-4099-9FA7-27FE599F0F1F}" type="presParOf" srcId="{67808093-4988-4776-A88C-E1F7DE5FD699}" destId="{0955C456-BE88-4CEF-8636-68908A4262E0}" srcOrd="5" destOrd="0" presId="urn:microsoft.com/office/officeart/2011/layout/CircleProcess"/>
    <dgm:cxn modelId="{F6DF3AA5-7F43-43B8-8E4E-DCC716832E7E}" type="presParOf" srcId="{0955C456-BE88-4CEF-8636-68908A4262E0}" destId="{F0AA9D51-AE1E-4845-A543-94926DEA5ACC}" srcOrd="0" destOrd="0" presId="urn:microsoft.com/office/officeart/2011/layout/CircleProcess"/>
    <dgm:cxn modelId="{39E7B7B6-FEF1-45BD-91A4-6DB434952319}" type="presParOf" srcId="{67808093-4988-4776-A88C-E1F7DE5FD699}" destId="{E823F7BD-4D23-4904-B2F3-DE977010F870}" srcOrd="6" destOrd="0" presId="urn:microsoft.com/office/officeart/2011/layout/CircleProcess"/>
    <dgm:cxn modelId="{D8389060-9090-4833-9DFE-457D57C9B666}" type="presParOf" srcId="{67808093-4988-4776-A88C-E1F7DE5FD699}" destId="{3CF4DABB-07AF-4642-9313-4FC4ABF9E388}" srcOrd="7" destOrd="0" presId="urn:microsoft.com/office/officeart/2011/layout/CircleProcess"/>
    <dgm:cxn modelId="{10B5417B-E79A-4D90-80A2-5D8077C453CA}" type="presParOf" srcId="{67808093-4988-4776-A88C-E1F7DE5FD699}" destId="{F8626F0E-86B5-468D-9687-6461F3C27735}" srcOrd="8" destOrd="0" presId="urn:microsoft.com/office/officeart/2011/layout/CircleProcess"/>
    <dgm:cxn modelId="{9098D474-1C26-4A2F-9978-93CA2AA213FE}" type="presParOf" srcId="{F8626F0E-86B5-468D-9687-6461F3C27735}" destId="{C560BACC-C116-4458-BC4D-2E7C294A87CE}" srcOrd="0" destOrd="0" presId="urn:microsoft.com/office/officeart/2011/layout/CircleProcess"/>
    <dgm:cxn modelId="{CAEADEF7-C57F-4389-8B6F-60C5E79D3799}" type="presParOf" srcId="{67808093-4988-4776-A88C-E1F7DE5FD699}" destId="{22315A1B-24DD-4350-A734-67B99EBCBDF1}" srcOrd="9" destOrd="0" presId="urn:microsoft.com/office/officeart/2011/layout/CircleProcess"/>
    <dgm:cxn modelId="{5DBD7E8B-865B-49FE-943C-9EC09CE3F4D2}" type="presParOf" srcId="{22315A1B-24DD-4350-A734-67B99EBCBDF1}" destId="{88DC2E19-EC37-48EE-ABE4-63DD4E2E8107}" srcOrd="0" destOrd="0" presId="urn:microsoft.com/office/officeart/2011/layout/CircleProcess"/>
    <dgm:cxn modelId="{E91CF1F6-AF1E-472D-95BC-B811C4860750}" type="presParOf" srcId="{67808093-4988-4776-A88C-E1F7DE5FD699}" destId="{596634E5-C03D-42E5-997D-B2F25424D1B1}" srcOrd="10" destOrd="0" presId="urn:microsoft.com/office/officeart/2011/layout/CircleProcess"/>
    <dgm:cxn modelId="{7CCF8D02-C0F9-491D-9AE1-853F95A7C934}" type="presParOf" srcId="{67808093-4988-4776-A88C-E1F7DE5FD699}" destId="{6059E15F-1E27-4DA0-95E3-4A8CB058BF75}" srcOrd="11" destOrd="0" presId="urn:microsoft.com/office/officeart/2011/layout/CircleProcess"/>
    <dgm:cxn modelId="{D8FE285E-911B-492B-B180-AC260D0219D4}" type="presParOf" srcId="{67808093-4988-4776-A88C-E1F7DE5FD699}" destId="{B3B86EBC-6126-4061-B6E3-72113C99B7A7}" srcOrd="12" destOrd="0" presId="urn:microsoft.com/office/officeart/2011/layout/CircleProcess"/>
    <dgm:cxn modelId="{C8D62A58-F6AC-417E-AC6D-05FCA1FF557A}" type="presParOf" srcId="{B3B86EBC-6126-4061-B6E3-72113C99B7A7}" destId="{FE87C30E-34B0-4D1C-A6BB-568026ABBA0A}" srcOrd="0" destOrd="0" presId="urn:microsoft.com/office/officeart/2011/layout/CircleProcess"/>
    <dgm:cxn modelId="{6B48087C-2C46-4C7C-BCB3-CB2DB4E8ECE3}" type="presParOf" srcId="{67808093-4988-4776-A88C-E1F7DE5FD699}" destId="{86DE08E0-7B66-4D16-9D95-50E336515002}" srcOrd="13" destOrd="0" presId="urn:microsoft.com/office/officeart/2011/layout/CircleProcess"/>
    <dgm:cxn modelId="{6E297279-1AF5-4D45-A86F-46085FA68D0D}" type="presParOf" srcId="{86DE08E0-7B66-4D16-9D95-50E336515002}" destId="{68C82EFF-A6E8-4E29-BAA0-32BBAD62065C}" srcOrd="0" destOrd="0" presId="urn:microsoft.com/office/officeart/2011/layout/CircleProcess"/>
    <dgm:cxn modelId="{3D93A33C-B1FF-4E77-B7FD-0E4E8E02A400}" type="presParOf" srcId="{67808093-4988-4776-A88C-E1F7DE5FD699}" destId="{6EB3ACCA-D51A-45CD-9BE0-F533113215A6}" srcOrd="14" destOrd="0" presId="urn:microsoft.com/office/officeart/2011/layout/CircleProcess"/>
    <dgm:cxn modelId="{8CECAD81-AD75-4A3B-A522-D99BF1BE7328}" type="presParOf" srcId="{67808093-4988-4776-A88C-E1F7DE5FD699}" destId="{8DE22A31-037C-4C8D-B08B-77BD9AEF77E0}" srcOrd="15" destOrd="0" presId="urn:microsoft.com/office/officeart/2011/layout/CircleProcess"/>
    <dgm:cxn modelId="{4554D820-D80F-46F7-96F9-ED68ABB76FC3}" type="presParOf" srcId="{67808093-4988-4776-A88C-E1F7DE5FD699}" destId="{71E71914-8E6F-489B-8867-624B1CE9586D}" srcOrd="16" destOrd="0" presId="urn:microsoft.com/office/officeart/2011/layout/CircleProcess"/>
    <dgm:cxn modelId="{A23663C2-50D7-4981-ABD5-2C4E53432B24}" type="presParOf" srcId="{71E71914-8E6F-489B-8867-624B1CE9586D}" destId="{23340E04-9F80-4A1E-9BF9-1C1602A6C5F4}" srcOrd="0" destOrd="0" presId="urn:microsoft.com/office/officeart/2011/layout/CircleProcess"/>
    <dgm:cxn modelId="{D1061C26-C693-4BBA-9772-62BCF0EBD1C1}" type="presParOf" srcId="{67808093-4988-4776-A88C-E1F7DE5FD699}" destId="{FF3578FF-7145-46B7-AD4C-6C68D304509A}" srcOrd="17" destOrd="0" presId="urn:microsoft.com/office/officeart/2011/layout/CircleProcess"/>
    <dgm:cxn modelId="{8CC67DA0-75F9-470C-B90A-5C317D22AC94}" type="presParOf" srcId="{FF3578FF-7145-46B7-AD4C-6C68D304509A}" destId="{12227403-7298-4CE4-B240-67A63ABCBB23}" srcOrd="0" destOrd="0" presId="urn:microsoft.com/office/officeart/2011/layout/CircleProcess"/>
    <dgm:cxn modelId="{FAF1D0DD-9E25-4151-A081-1FCA3D5FE08D}" type="presParOf" srcId="{67808093-4988-4776-A88C-E1F7DE5FD699}" destId="{F4D379AF-742F-485C-ADE3-1FD610B384B5}" srcOrd="18" destOrd="0" presId="urn:microsoft.com/office/officeart/2011/layout/CircleProcess"/>
    <dgm:cxn modelId="{1CFF5ECD-D24C-4E46-8314-AA3798B44A9D}" type="presParOf" srcId="{67808093-4988-4776-A88C-E1F7DE5FD699}" destId="{1E7148FB-0AFC-44EF-9E54-048937077F71}" srcOrd="19"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A5C365-0964-425F-9760-A2972ADB3DF3}">
      <dsp:nvSpPr>
        <dsp:cNvPr id="0" name=""/>
        <dsp:cNvSpPr/>
      </dsp:nvSpPr>
      <dsp:spPr>
        <a:xfrm>
          <a:off x="2562214" y="127049"/>
          <a:ext cx="573541" cy="5736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564E1D-31D5-4930-BAD3-E947318D46E9}">
      <dsp:nvSpPr>
        <dsp:cNvPr id="0" name=""/>
        <dsp:cNvSpPr/>
      </dsp:nvSpPr>
      <dsp:spPr>
        <a:xfrm>
          <a:off x="2581139"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Matching</a:t>
          </a:r>
        </a:p>
      </dsp:txBody>
      <dsp:txXfrm>
        <a:off x="2657754" y="222672"/>
        <a:ext cx="382462" cy="382389"/>
      </dsp:txXfrm>
    </dsp:sp>
    <dsp:sp modelId="{CBFFD54B-1FD3-4F57-A3AA-3F9DE3702A78}">
      <dsp:nvSpPr>
        <dsp:cNvPr id="0" name=""/>
        <dsp:cNvSpPr/>
      </dsp:nvSpPr>
      <dsp:spPr>
        <a:xfrm>
          <a:off x="2581139"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Triplet Loss</a:t>
          </a:r>
        </a:p>
        <a:p>
          <a:pPr marL="57150" lvl="1" indent="-57150" algn="l" defTabSz="177800">
            <a:lnSpc>
              <a:spcPct val="90000"/>
            </a:lnSpc>
            <a:spcBef>
              <a:spcPct val="0"/>
            </a:spcBef>
            <a:spcAft>
              <a:spcPct val="15000"/>
            </a:spcAft>
            <a:buChar char="•"/>
          </a:pPr>
          <a:r>
            <a:rPr lang="en-US" sz="400" kern="1200"/>
            <a:t>Voting Ensemble Model Classifier (SVM/KNN/MLP/Logistic regression)</a:t>
          </a:r>
        </a:p>
      </dsp:txBody>
      <dsp:txXfrm>
        <a:off x="2581139" y="711253"/>
        <a:ext cx="535386" cy="314447"/>
      </dsp:txXfrm>
    </dsp:sp>
    <dsp:sp modelId="{865036D1-B20B-4F19-A80B-80E673886790}">
      <dsp:nvSpPr>
        <dsp:cNvPr id="0" name=""/>
        <dsp:cNvSpPr/>
      </dsp:nvSpPr>
      <dsp:spPr>
        <a:xfrm rot="2700000">
          <a:off x="1969171"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AA9D51-AE1E-4845-A543-94926DEA5ACC}">
      <dsp:nvSpPr>
        <dsp:cNvPr id="0" name=""/>
        <dsp:cNvSpPr/>
      </dsp:nvSpPr>
      <dsp:spPr>
        <a:xfrm>
          <a:off x="1988673"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Representation</a:t>
          </a:r>
        </a:p>
      </dsp:txBody>
      <dsp:txXfrm>
        <a:off x="2064983" y="222672"/>
        <a:ext cx="382462" cy="382389"/>
      </dsp:txXfrm>
    </dsp:sp>
    <dsp:sp modelId="{E823F7BD-4D23-4904-B2F3-DE977010F870}">
      <dsp:nvSpPr>
        <dsp:cNvPr id="0" name=""/>
        <dsp:cNvSpPr/>
      </dsp:nvSpPr>
      <dsp:spPr>
        <a:xfrm>
          <a:off x="1988673"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128 Features Vector</a:t>
          </a:r>
        </a:p>
      </dsp:txBody>
      <dsp:txXfrm>
        <a:off x="1988673" y="711253"/>
        <a:ext cx="535386" cy="314447"/>
      </dsp:txXfrm>
    </dsp:sp>
    <dsp:sp modelId="{C560BACC-C116-4458-BC4D-2E7C294A87CE}">
      <dsp:nvSpPr>
        <dsp:cNvPr id="0" name=""/>
        <dsp:cNvSpPr/>
      </dsp:nvSpPr>
      <dsp:spPr>
        <a:xfrm rot="2700000">
          <a:off x="1376705"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DC2E19-EC37-48EE-ABE4-63DD4E2E8107}">
      <dsp:nvSpPr>
        <dsp:cNvPr id="0" name=""/>
        <dsp:cNvSpPr/>
      </dsp:nvSpPr>
      <dsp:spPr>
        <a:xfrm>
          <a:off x="1395902"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Alignment</a:t>
          </a:r>
        </a:p>
      </dsp:txBody>
      <dsp:txXfrm>
        <a:off x="1472211" y="222672"/>
        <a:ext cx="382462" cy="382389"/>
      </dsp:txXfrm>
    </dsp:sp>
    <dsp:sp modelId="{596634E5-C03D-42E5-997D-B2F25424D1B1}">
      <dsp:nvSpPr>
        <dsp:cNvPr id="0" name=""/>
        <dsp:cNvSpPr/>
      </dsp:nvSpPr>
      <dsp:spPr>
        <a:xfrm>
          <a:off x="1395902"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DLIB</a:t>
          </a:r>
        </a:p>
        <a:p>
          <a:pPr marL="57150" lvl="1" indent="-57150" algn="l" defTabSz="177800">
            <a:lnSpc>
              <a:spcPct val="90000"/>
            </a:lnSpc>
            <a:spcBef>
              <a:spcPct val="0"/>
            </a:spcBef>
            <a:spcAft>
              <a:spcPct val="15000"/>
            </a:spcAft>
            <a:buChar char="•"/>
          </a:pPr>
          <a:r>
            <a:rPr lang="en-US" sz="400" kern="1200"/>
            <a:t>Scale Face Image </a:t>
          </a:r>
        </a:p>
        <a:p>
          <a:pPr marL="57150" lvl="1" indent="-57150" algn="l" defTabSz="177800">
            <a:lnSpc>
              <a:spcPct val="90000"/>
            </a:lnSpc>
            <a:spcBef>
              <a:spcPct val="0"/>
            </a:spcBef>
            <a:spcAft>
              <a:spcPct val="15000"/>
            </a:spcAft>
            <a:buChar char="•"/>
          </a:pPr>
          <a:r>
            <a:rPr lang="en-US" sz="400" kern="1200"/>
            <a:t>Align Face Image</a:t>
          </a:r>
        </a:p>
      </dsp:txBody>
      <dsp:txXfrm>
        <a:off x="1395902" y="711253"/>
        <a:ext cx="535386" cy="314447"/>
      </dsp:txXfrm>
    </dsp:sp>
    <dsp:sp modelId="{FE87C30E-34B0-4D1C-A6BB-568026ABBA0A}">
      <dsp:nvSpPr>
        <dsp:cNvPr id="0" name=""/>
        <dsp:cNvSpPr/>
      </dsp:nvSpPr>
      <dsp:spPr>
        <a:xfrm rot="2700000">
          <a:off x="783934"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82EFF-A6E8-4E29-BAA0-32BBAD62065C}">
      <dsp:nvSpPr>
        <dsp:cNvPr id="0" name=""/>
        <dsp:cNvSpPr/>
      </dsp:nvSpPr>
      <dsp:spPr>
        <a:xfrm>
          <a:off x="803131"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Face Detection</a:t>
          </a:r>
        </a:p>
      </dsp:txBody>
      <dsp:txXfrm>
        <a:off x="879745" y="222672"/>
        <a:ext cx="382462" cy="382389"/>
      </dsp:txXfrm>
    </dsp:sp>
    <dsp:sp modelId="{6EB3ACCA-D51A-45CD-9BE0-F533113215A6}">
      <dsp:nvSpPr>
        <dsp:cNvPr id="0" name=""/>
        <dsp:cNvSpPr/>
      </dsp:nvSpPr>
      <dsp:spPr>
        <a:xfrm>
          <a:off x="803131"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MTCNN</a:t>
          </a:r>
        </a:p>
        <a:p>
          <a:pPr marL="57150" lvl="1" indent="-57150" algn="l" defTabSz="177800">
            <a:lnSpc>
              <a:spcPct val="90000"/>
            </a:lnSpc>
            <a:spcBef>
              <a:spcPct val="0"/>
            </a:spcBef>
            <a:spcAft>
              <a:spcPct val="15000"/>
            </a:spcAft>
            <a:buChar char="•"/>
          </a:pPr>
          <a:r>
            <a:rPr lang="en-US" sz="400" kern="1200"/>
            <a:t>Face Image Extracted</a:t>
          </a:r>
        </a:p>
        <a:p>
          <a:pPr marL="57150" lvl="1" indent="-57150" algn="l" defTabSz="177800">
            <a:lnSpc>
              <a:spcPct val="90000"/>
            </a:lnSpc>
            <a:spcBef>
              <a:spcPct val="0"/>
            </a:spcBef>
            <a:spcAft>
              <a:spcPct val="15000"/>
            </a:spcAft>
            <a:buChar char="•"/>
          </a:pPr>
          <a:r>
            <a:rPr lang="en-US" sz="400" kern="1200"/>
            <a:t>Face Keypoints Extraced (Mouth Left/Right, Left/Right Eye, Nose) </a:t>
          </a:r>
        </a:p>
      </dsp:txBody>
      <dsp:txXfrm>
        <a:off x="803131" y="711253"/>
        <a:ext cx="535386" cy="314447"/>
      </dsp:txXfrm>
    </dsp:sp>
    <dsp:sp modelId="{23340E04-9F80-4A1E-9BF9-1C1602A6C5F4}">
      <dsp:nvSpPr>
        <dsp:cNvPr id="0" name=""/>
        <dsp:cNvSpPr/>
      </dsp:nvSpPr>
      <dsp:spPr>
        <a:xfrm rot="2700000">
          <a:off x="191163" y="127079"/>
          <a:ext cx="573474" cy="57347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227403-7298-4CE4-B240-67A63ABCBB23}">
      <dsp:nvSpPr>
        <dsp:cNvPr id="0" name=""/>
        <dsp:cNvSpPr/>
      </dsp:nvSpPr>
      <dsp:spPr>
        <a:xfrm>
          <a:off x="210360" y="146174"/>
          <a:ext cx="535386" cy="535386"/>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Image</a:t>
          </a:r>
        </a:p>
      </dsp:txBody>
      <dsp:txXfrm>
        <a:off x="286974" y="222672"/>
        <a:ext cx="382462" cy="382389"/>
      </dsp:txXfrm>
    </dsp:sp>
    <dsp:sp modelId="{F4D379AF-742F-485C-ADE3-1FD610B384B5}">
      <dsp:nvSpPr>
        <dsp:cNvPr id="0" name=""/>
        <dsp:cNvSpPr/>
      </dsp:nvSpPr>
      <dsp:spPr>
        <a:xfrm>
          <a:off x="210360" y="711253"/>
          <a:ext cx="535386" cy="3144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177800">
            <a:lnSpc>
              <a:spcPct val="90000"/>
            </a:lnSpc>
            <a:spcBef>
              <a:spcPct val="0"/>
            </a:spcBef>
            <a:spcAft>
              <a:spcPct val="15000"/>
            </a:spcAft>
            <a:buChar char="•"/>
          </a:pPr>
          <a:r>
            <a:rPr lang="en-US" sz="400" kern="1200"/>
            <a:t>OpenCV2</a:t>
          </a:r>
        </a:p>
        <a:p>
          <a:pPr marL="57150" lvl="1" indent="-57150" algn="l" defTabSz="177800">
            <a:lnSpc>
              <a:spcPct val="90000"/>
            </a:lnSpc>
            <a:spcBef>
              <a:spcPct val="0"/>
            </a:spcBef>
            <a:spcAft>
              <a:spcPct val="15000"/>
            </a:spcAft>
            <a:buChar char="•"/>
          </a:pPr>
          <a:r>
            <a:rPr lang="en-US" sz="400" kern="1200"/>
            <a:t>Capturing Realtime Image</a:t>
          </a:r>
        </a:p>
      </dsp:txBody>
      <dsp:txXfrm>
        <a:off x="210360" y="711253"/>
        <a:ext cx="535386" cy="314447"/>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8</Pages>
  <Words>4230</Words>
  <Characters>24117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Francis Han</cp:lastModifiedBy>
  <cp:revision>605</cp:revision>
  <dcterms:created xsi:type="dcterms:W3CDTF">2020-07-14T22:07:00Z</dcterms:created>
  <dcterms:modified xsi:type="dcterms:W3CDTF">2020-09-14T08:04:00Z</dcterms:modified>
</cp:coreProperties>
</file>